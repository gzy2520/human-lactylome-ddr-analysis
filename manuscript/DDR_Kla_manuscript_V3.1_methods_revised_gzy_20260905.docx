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7021E8">
      <w:pPr>
        <w:jc w:val="center"/>
        <w:rPr>
          <w:rFonts w:ascii="Arial" w:hAnsi="Arial" w:cs="Arial"/>
          <w:b/>
          <w:bCs/>
        </w:rPr>
        <w:pPrChange w:id="0" w:author="Jinglong Wang" w:date="2026-09-04T13:20:00Z">
          <w:pPr/>
        </w:pPrChange>
      </w:pPr>
      <w:r>
        <w:rPr>
          <w:rFonts w:ascii="Arial" w:hAnsi="Arial" w:cs="Arial"/>
          <w:b/>
          <w:bCs/>
        </w:rPr>
        <w:t>A Systematic Atlas of Tumor-Specific Lactylation in DNA Damage Repair</w:t>
      </w:r>
    </w:p>
    <w:p w14:paraId="0227E878">
      <w:pPr>
        <w:rPr>
          <w:ins w:id="1" w:author="Jinglong Wang" w:date="2026-09-04T15:34:00Z"/>
          <w:rFonts w:ascii="Arial" w:hAnsi="Arial" w:cs="Arial"/>
          <w:b/>
          <w:bCs/>
        </w:rPr>
      </w:pPr>
    </w:p>
    <w:p w14:paraId="18D1B8B8">
      <w:pPr>
        <w:rPr>
          <w:rFonts w:ascii="Arial" w:hAnsi="Arial" w:cs="Arial"/>
          <w:b/>
          <w:bCs/>
        </w:rPr>
      </w:pPr>
      <w:r>
        <w:rPr>
          <w:rFonts w:ascii="Arial" w:hAnsi="Arial" w:cs="Arial"/>
          <w:b/>
          <w:bCs/>
        </w:rPr>
        <w:t>Abstract</w:t>
      </w:r>
    </w:p>
    <w:p w14:paraId="63617F39">
      <w:pPr>
        <w:rPr>
          <w:rFonts w:ascii="Arial" w:hAnsi="Arial" w:cs="Arial"/>
        </w:rPr>
      </w:pPr>
      <w:r>
        <w:rPr>
          <w:rFonts w:ascii="Arial" w:hAnsi="Arial" w:cs="Arial"/>
        </w:rPr>
        <w:t>The disparity in DNA damage and repair proficiency between tumor and normal tissues underpin cancer therapy. Recent evidence positions lactylation as a pivotal regulator of the DDR, and as substrate, L-lactate, present higher in in tumor may generate different lactylome profile served as novel therapeutic targets.</w:t>
      </w:r>
      <w:r>
        <w:rPr>
          <w:rFonts w:hint="eastAsia" w:ascii="Arial" w:hAnsi="Arial" w:cs="Arial"/>
        </w:rPr>
        <w:t xml:space="preserve"> </w:t>
      </w:r>
      <w:r>
        <w:rPr>
          <w:rFonts w:ascii="Arial" w:hAnsi="Arial" w:cs="Arial"/>
        </w:rPr>
        <w:t xml:space="preserve">Here, we </w:t>
      </w:r>
      <w:r>
        <w:rPr>
          <w:rFonts w:hint="eastAsia" w:ascii="Arial" w:hAnsi="Arial" w:cs="Arial"/>
        </w:rPr>
        <w:t xml:space="preserve">performed </w:t>
      </w:r>
      <w:r>
        <w:rPr>
          <w:rFonts w:ascii="Arial" w:hAnsi="Arial" w:cs="Arial"/>
        </w:rPr>
        <w:t>systematical analysis</w:t>
      </w:r>
      <w:r>
        <w:rPr>
          <w:rFonts w:hint="eastAsia" w:ascii="Arial" w:hAnsi="Arial" w:cs="Arial"/>
        </w:rPr>
        <w:t xml:space="preserve"> of </w:t>
      </w:r>
      <w:r>
        <w:rPr>
          <w:rFonts w:ascii="Arial" w:hAnsi="Arial" w:cs="Arial"/>
        </w:rPr>
        <w:t>lactylome datasets and found that the proportions of lactylated DDR-related proteins in non-tumor and tumor tissues are comparable, comprising nearly 200 proteins with substantial overlaps; in contrast, the number of lactylated DDR-related proteins in cultured cancer and normal cell lines was significantly higher - approximately twice that observed in tissues</w:t>
      </w:r>
      <w:r>
        <w:rPr>
          <w:rFonts w:hint="eastAsia" w:ascii="Arial" w:hAnsi="Arial" w:cs="Arial"/>
        </w:rPr>
        <w:t xml:space="preserve">. Notably, we identified 102 tumor tissue-specific proteins with lactylation and among which three regulate </w:t>
      </w:r>
      <w:r>
        <w:rPr>
          <w:rFonts w:ascii="Arial" w:hAnsi="Arial" w:cs="Arial"/>
        </w:rPr>
        <w:t>DNA damage repair. Ki-67 index suggest cell proliferating speed is the key driver for the level of lactylation. Further comparing the expression profiles of lactyltransferases and delactylases across four categories</w:t>
      </w:r>
      <w:r>
        <w:rPr>
          <w:rFonts w:hint="eastAsia" w:ascii="Arial" w:hAnsi="Arial" w:cs="Arial"/>
        </w:rPr>
        <w:t xml:space="preserve"> find they largely share the common enzymes, particularly AARS1, ACAT2 and PARK7</w:t>
      </w:r>
      <w:r>
        <w:rPr>
          <w:rFonts w:ascii="Arial" w:hAnsi="Arial" w:cs="Arial"/>
        </w:rPr>
        <w:t>. Overall, our findings indicate that global therapeutic strategies targeting lactylation in cancer shall be approached with caution due to potential side effects on normal tissues, whereas identifying and targeting individual DDR proteins that exhibit aberrant lactylation in specific tumor types represents a promising therapeutic avenue. Moreover, our analysis uncovered ~400 lactylated DDR proteins, only a fraction of which have been functionally studied, thus providing a comprehensive reference framework for future investigations.</w:t>
      </w:r>
    </w:p>
    <w:p w14:paraId="7F435947">
      <w:pPr>
        <w:rPr>
          <w:rFonts w:ascii="Arial" w:hAnsi="Arial" w:cs="Arial"/>
        </w:rPr>
      </w:pPr>
    </w:p>
    <w:p w14:paraId="0FB95DC5">
      <w:pPr>
        <w:rPr>
          <w:rFonts w:ascii="Arial" w:hAnsi="Arial" w:cs="Arial"/>
        </w:rPr>
      </w:pPr>
      <w:r>
        <w:rPr>
          <w:rFonts w:ascii="Arial" w:hAnsi="Arial" w:cs="Arial"/>
          <w:b/>
          <w:bCs/>
        </w:rPr>
        <w:t>Keywords:</w:t>
      </w:r>
      <w:r>
        <w:rPr>
          <w:rFonts w:ascii="Arial" w:hAnsi="Arial" w:cs="Arial"/>
        </w:rPr>
        <w:t> DNA damage; DNA damage repair; lactylation; acetylation; cancer</w:t>
      </w:r>
      <w:r>
        <w:rPr>
          <w:rFonts w:hint="eastAsia" w:ascii="Arial" w:hAnsi="Arial" w:cs="Arial"/>
        </w:rPr>
        <w:t xml:space="preserve"> therapy</w:t>
      </w:r>
    </w:p>
    <w:p w14:paraId="554F0F14">
      <w:pPr>
        <w:rPr>
          <w:rFonts w:ascii="Arial" w:hAnsi="Arial" w:cs="Arial"/>
        </w:rPr>
      </w:pPr>
    </w:p>
    <w:p w14:paraId="55025B2A">
      <w:pPr>
        <w:rPr>
          <w:rFonts w:ascii="Arial" w:hAnsi="Arial" w:cs="Arial"/>
          <w:b/>
          <w:bCs/>
        </w:rPr>
      </w:pPr>
      <w:r>
        <w:rPr>
          <w:rFonts w:ascii="Arial" w:hAnsi="Arial" w:cs="Arial"/>
          <w:b/>
          <w:bCs/>
        </w:rPr>
        <w:t>Introduction</w:t>
      </w:r>
    </w:p>
    <w:p w14:paraId="56703F7C">
      <w:pPr>
        <w:rPr>
          <w:rFonts w:ascii="Arial" w:hAnsi="Arial" w:cs="Arial"/>
        </w:rPr>
      </w:pPr>
      <w:r>
        <w:rPr>
          <w:rFonts w:ascii="Arial" w:hAnsi="Arial" w:cs="Arial"/>
        </w:rPr>
        <w:t>DNA serves as the carrier of genetic information and the foundation of life activities in complex organisms. Programmed DNA instability can be beneficial: for instance, RAG1/2-mediated DSBs and rearrangement of antigen receptor gene clusters generate functional antigen receptors, which are prerequisites for B-cell and T-cell function (Schatz 2011); Spo11-mediated DSBs during meiosis enable crossover between non-sister chromatids of homologous chromosomes before transmission to offspring (</w:t>
      </w:r>
      <w:r>
        <w:rPr>
          <w:rFonts w:ascii="Arial" w:hAnsi="Arial" w:cs="Arial"/>
          <w:highlight w:val="yellow"/>
        </w:rPr>
        <w:t>Arter 2024</w:t>
      </w:r>
      <w:r>
        <w:rPr>
          <w:rFonts w:ascii="Arial" w:hAnsi="Arial" w:cs="Arial"/>
        </w:rPr>
        <w:t>), allowing genetic information to be inherited at the sub-chromosomal level; additionally, mild programmed single-strand breaks in neurons contribute to neural network remodeling (Caldecott 2022). Pathological DNA damage encompasses a diverse range of lesions, from mild base oxidation, base loss, single-strand breaks, interstrand crosslinks, DNA-protein adducts to DSBs, and even more severe clustered damage and chromothripsis. If unrepaired, these lesions can impair normal cellular functions and even cause cell death; if repaired inadequately or in untimely manner, they can also introduce mutations and chromosomal structural variations. Although such variations may increase genetic diversity at the population level, for an individual, DNA mutations are often deleterious - for example, driving cancer development (Huang 2021; Simovic-Lorenz 2025).</w:t>
      </w:r>
    </w:p>
    <w:p w14:paraId="2F203777">
      <w:pPr>
        <w:rPr>
          <w:rFonts w:ascii="Arial" w:hAnsi="Arial" w:cs="Arial"/>
        </w:rPr>
      </w:pPr>
      <w:r>
        <w:rPr>
          <w:rFonts w:ascii="Arial" w:hAnsi="Arial" w:cs="Arial"/>
        </w:rPr>
        <w:t>To cope with different types of lesions, eukaryotes, particularly mammals, have evolved multiple DNA repair pathways, including base excision repair (BER), nucleotide excision repair (NER), mismatch repair (MMR), Fanconi anemia (FA) repair, homologous recombination (HR), non-homologous end joining (NHEJ) and</w:t>
      </w:r>
      <w:r>
        <w:rPr>
          <w:rFonts w:hint="eastAsia" w:ascii="Arial" w:hAnsi="Arial" w:cs="Arial"/>
        </w:rPr>
        <w:t xml:space="preserve"> </w:t>
      </w:r>
      <w:r>
        <w:rPr>
          <w:rFonts w:ascii="Arial" w:hAnsi="Arial" w:cs="Arial"/>
        </w:rPr>
        <w:t xml:space="preserve">alternative end joining (A-EJ)(Huang 2021). The expression profiles of these repair pathways differ among cell types and even across cell cycle phases within the same cell type, and together with the type of damage, they determine repair pathway choice and repair efficiency (Hustedt 2017). Furthermore, post-translational modifications of core histones and linker histone H1 near damage sites, as well as of DDR proteins, regulate repair efficiency and pathway choice. The best-characterized modifications include phosphorylation, acetylation, ubiquitination, and PARylation (Ferrand 2021; Song 2023; Chen 2025). </w:t>
      </w:r>
    </w:p>
    <w:p w14:paraId="2B406119">
      <w:pPr>
        <w:rPr>
          <w:rFonts w:ascii="Arial" w:hAnsi="Arial" w:cs="Arial"/>
        </w:rPr>
      </w:pPr>
      <w:r>
        <w:rPr>
          <w:rFonts w:hint="eastAsia" w:ascii="Arial" w:hAnsi="Arial" w:cs="Arial"/>
        </w:rPr>
        <w:t>For DDR phosphorylation,</w:t>
      </w:r>
      <w:r>
        <w:rPr>
          <w:rFonts w:ascii="Arial" w:hAnsi="Arial" w:cs="Arial"/>
        </w:rPr>
        <w:t xml:space="preserve"> the phosphatidylinositol 3-kinase-related kinase (PIKK) family - ATM, ataxia telangiectasia and Rad3-related protein (ATR), and DNA-dependent protein kinase catalytic subunit (DNA-PKcs), are key kinases (Blackford 2017)</w:t>
      </w:r>
      <w:r>
        <w:rPr>
          <w:rFonts w:hint="eastAsia" w:ascii="Arial" w:hAnsi="Arial" w:cs="Arial"/>
        </w:rPr>
        <w:t>,t</w:t>
      </w:r>
      <w:r>
        <w:rPr>
          <w:rFonts w:ascii="Arial" w:hAnsi="Arial" w:cs="Arial"/>
        </w:rPr>
        <w:t xml:space="preserve">ogether with cyclin-dependent kinases (CDKs) and other kinases, they are responsible for phosphorylating important DDR proteins including histone H2AX, X-ray repair cross-complementing protein 1 (XRCC1), apurinic/apyrimidinic endonuclease 1 (APE1), breast cancer type 1 susceptibility protein (BRCA1), and exonuclease 1 (Exo1), thereby influencing DNA repair (Mah 2010; Chou 2008; Huang 2010; Qi 2022; Tomimatsu 2014). </w:t>
      </w:r>
      <w:r>
        <w:rPr>
          <w:rFonts w:hint="eastAsia" w:ascii="Arial" w:hAnsi="Arial" w:cs="Arial"/>
        </w:rPr>
        <w:t>Similarly,</w:t>
      </w:r>
      <w:r>
        <w:rPr>
          <w:rFonts w:ascii="Arial" w:hAnsi="Arial" w:cs="Arial"/>
        </w:rPr>
        <w:t xml:space="preserve"> </w:t>
      </w:r>
      <w:r>
        <w:rPr>
          <w:rFonts w:hint="eastAsia" w:ascii="Arial" w:hAnsi="Arial" w:cs="Arial"/>
        </w:rPr>
        <w:t>a</w:t>
      </w:r>
      <w:r>
        <w:rPr>
          <w:rFonts w:ascii="Arial" w:hAnsi="Arial" w:cs="Arial"/>
        </w:rPr>
        <w:t xml:space="preserve">cetylation is </w:t>
      </w:r>
      <w:r>
        <w:rPr>
          <w:rFonts w:hint="eastAsia" w:ascii="Arial" w:hAnsi="Arial" w:cs="Arial"/>
        </w:rPr>
        <w:t>another broad</w:t>
      </w:r>
      <w:r>
        <w:rPr>
          <w:rFonts w:ascii="Arial" w:hAnsi="Arial" w:cs="Arial"/>
        </w:rPr>
        <w:t xml:space="preserve"> modification</w:t>
      </w:r>
      <w:r>
        <w:rPr>
          <w:rFonts w:hint="eastAsia" w:ascii="Arial" w:hAnsi="Arial" w:cs="Arial"/>
        </w:rPr>
        <w:t xml:space="preserve"> in DDR, in which, </w:t>
      </w:r>
      <w:r>
        <w:rPr>
          <w:rFonts w:ascii="Arial" w:hAnsi="Arial" w:cs="Arial"/>
        </w:rPr>
        <w:t>lysine acetyltransferases (KATs/HATs)</w:t>
      </w:r>
      <w:r>
        <w:rPr>
          <w:rFonts w:hint="eastAsia" w:ascii="Arial" w:hAnsi="Arial" w:cs="Arial"/>
        </w:rPr>
        <w:t xml:space="preserve"> balanced the</w:t>
      </w:r>
      <w:r>
        <w:rPr>
          <w:rFonts w:ascii="Arial" w:hAnsi="Arial" w:cs="Arial"/>
        </w:rPr>
        <w:t xml:space="preserve"> </w:t>
      </w:r>
      <w:r>
        <w:rPr>
          <w:rFonts w:hint="eastAsia" w:ascii="Arial" w:hAnsi="Arial" w:cs="Arial"/>
        </w:rPr>
        <w:t>a</w:t>
      </w:r>
      <w:r>
        <w:rPr>
          <w:rFonts w:ascii="Arial" w:hAnsi="Arial" w:cs="Arial"/>
        </w:rPr>
        <w:t>cetylation of core histones H3/H4 and DNA repair proteins such as Ku70 and Rad52</w:t>
      </w:r>
      <w:r>
        <w:rPr>
          <w:rFonts w:hint="eastAsia" w:ascii="Arial" w:hAnsi="Arial" w:cs="Arial"/>
        </w:rPr>
        <w:t xml:space="preserve"> and thereby</w:t>
      </w:r>
      <w:r>
        <w:rPr>
          <w:rFonts w:ascii="Arial" w:hAnsi="Arial" w:cs="Arial"/>
        </w:rPr>
        <w:t xml:space="preserve"> regulates the corresponding repair pathways (Ogiwara 2011; Cohen 2004; Benedetti 2025; Yasuda 2018). </w:t>
      </w:r>
      <w:r>
        <w:rPr>
          <w:rFonts w:hint="eastAsia" w:ascii="Arial" w:hAnsi="Arial" w:cs="Arial"/>
        </w:rPr>
        <w:t>While P</w:t>
      </w:r>
      <w:r>
        <w:rPr>
          <w:rFonts w:ascii="Arial" w:hAnsi="Arial" w:cs="Arial"/>
        </w:rPr>
        <w:t>olyubiquitination regulates DDR proteins broadly as part of the ubiquitin-proteasome system, monoubiquitin modifications at histone H3 K13 and K15 via RNF168 facilitates the recruitment of p53-binding protein 1 (53BP1) to promote end-joining repair (Mattiroli 2012; Ai 2025). (4) Poly(ADP-ribose) polymerase (PARP) directly serves as a core component of the backup DSB repair pathway A-EJ and is an important therapeutic target in BRCA1/2-deficient cancers (Dibitetto 2024; Wang 2024; Whalen 2025), besides, PARP can also prevent DNA end resection through BRCA1 PARylation (Lodovichi 2023).</w:t>
      </w:r>
    </w:p>
    <w:p w14:paraId="40FC66E9">
      <w:pPr>
        <w:rPr>
          <w:rFonts w:ascii="Arial" w:hAnsi="Arial" w:cs="Arial"/>
        </w:rPr>
      </w:pPr>
      <w:r>
        <w:rPr>
          <w:rFonts w:ascii="Arial" w:hAnsi="Arial" w:cs="Arial"/>
        </w:rPr>
        <w:t>In addition to the modifications described above, lactylation is a recently discovered modification, first identified on nucleosomal histones. All four core histones including H2A, H2B, H3 and H4 can be lactylated, and lactylation is broadly involved in transcriptional regulation (Zhang 2019). Subsequently, lactylation of DDR-related proteins and its functions have been increasingly reported. For example, MRE11, a key component of the MRN (MRE11-RAD50-NBS1) complex responsible for DNA end resection in the HR pathway, and replication protein A 1 (RPA1), which stabilizes the generated single-stranded DNA, are both lactylated. MRE11 undergoes lactylation at K673 in a CREBBP (CBP)-dependent manner, whereas RPA1 can be lactylated at four lysine residues (K88, K163, K167, and K267) in a HAT1-dependent manner; lactylation of both proteins promotes HR repair (Chen 2024; He 2025). XLF, a core NHEJ component, undergoes lactylation at K288 in a KAT2A (GCN5)-dependent manner, promoting its binding to Ku80 and NHEJ repair efficiency (Jin 2025). XRCC1, a core protein of both A-EJ and BER pathways, is lactylated at K247 (Lactyltransferase or “writer” unknown), which promotes its nuclear import and thereby facilitates DNA repair (Li 2024a). Additionally, lactylation of regulatory proteins such as RIG-I at K518 and K657 by P300/CBP-Associated Factor (PCAF) facilitates its nuclear translocation, enhances its binding to PARP1, and inhibits PARP1 activity, thereby impeding A-EJ repair (Li 2026).</w:t>
      </w:r>
    </w:p>
    <w:p w14:paraId="2E04C632">
      <w:pPr>
        <w:rPr>
          <w:rFonts w:ascii="Arial" w:hAnsi="Arial" w:cs="Arial"/>
        </w:rPr>
      </w:pPr>
      <w:r>
        <w:rPr>
          <w:rFonts w:ascii="Arial" w:hAnsi="Arial" w:cs="Arial"/>
        </w:rPr>
        <w:t xml:space="preserve">Differences in DNA repair between tumor and non-tumor tissues lay the theoretical ground for cancer radiotherapy and chemotherapy. For example, BRCA1/2-deficient breast cancers are highly dependent on PARP for repairing damaged genomic DNA, thus PARP inhibitors demonstrate desired efficacy (Lord 2026). Additionally, cancer cells proliferate faster experience greater DNA replication stress than most quiescent or terminally differentiated cells in cancer patients. Radiation therapy is more sensitive to cells in late G2 and M phases, possibly due to their reliance on the less efficient A-EJ pathway at this stage, combined with checkpoint-triggered cell death in cancer cells (Yashar 2012; Syljuåsen 2019; Basu 2022; Brambati 2023). However, these factors remain insufficient for cancer treatment needs - tumors can develop resistance to long-term PARP inhibitor treatment (Dias 2021), and cancer stem cells in the G0 phase within tumors are resistant to irradiation (Paul 2022). Therefore, novel features distinguishing cancer cells from normal cells are needed to aid cancer therapy. Tumor tissues tend to utilize anaerobic glycolysis for energy production (the Warburg effect) due to hypoxia, accompanied by substantial lactate production, which provides substrate for lactylation. Therefore, lactylation was thought to be more important in tumors than in non-tumor tissues. Indeed, targeting the lactylation pathways of the above-mentioned DDR proteins has been shown to enhance tumor killing in cultured cancer cell lines and mouse xenograft models when combined with radiotherapy or chemotherapy (Chen 2024; He 2025; Jin 2025; Li 2024a; Li 2026). However, the lactylation preferences between human tumor and non-tumor tissues remain unknown, the risk of targeting lactylation to kill tumors while sparing non-tumor tissues requires careful evaluation. We systematically analyzed current available lactylome and proteome of tumor tissues, non-tumor tissues, cancer and normal cells, aiming to identify tumor specific lactylated proteins, particularly the ones in DDR, and the differential lactylated features of DNA repair pathways. </w:t>
      </w:r>
    </w:p>
    <w:p w14:paraId="083445EF">
      <w:pPr>
        <w:rPr>
          <w:rFonts w:ascii="Arial" w:hAnsi="Arial" w:cs="Arial"/>
        </w:rPr>
      </w:pPr>
    </w:p>
    <w:p w14:paraId="586B862A">
      <w:pPr>
        <w:rPr>
          <w:rFonts w:ascii="Arial" w:hAnsi="Arial" w:cs="Arial"/>
          <w:b/>
          <w:bCs/>
        </w:rPr>
      </w:pPr>
      <w:r>
        <w:rPr>
          <w:rFonts w:ascii="Arial" w:hAnsi="Arial" w:cs="Arial"/>
          <w:b/>
          <w:bCs/>
        </w:rPr>
        <w:t>Results</w:t>
      </w:r>
    </w:p>
    <w:p w14:paraId="116A116C">
      <w:pPr>
        <w:rPr>
          <w:rFonts w:ascii="Arial" w:hAnsi="Arial" w:cs="Arial"/>
        </w:rPr>
      </w:pPr>
      <w:r>
        <w:rPr>
          <w:rFonts w:ascii="Arial" w:hAnsi="Arial" w:cs="Arial"/>
          <w:b/>
          <w:bCs/>
        </w:rPr>
        <w:t>1. Lactylation Landscape of DNA Damage Response Proteins in Cancer and Non-Tumor Tissues and Cells</w:t>
      </w:r>
    </w:p>
    <w:p w14:paraId="2D2B0526">
      <w:pPr>
        <w:rPr>
          <w:rFonts w:ascii="Arial" w:hAnsi="Arial" w:cs="Arial"/>
        </w:rPr>
      </w:pPr>
      <w:r>
        <w:rPr>
          <w:rFonts w:ascii="Arial" w:hAnsi="Arial" w:cs="Arial"/>
        </w:rPr>
        <w:t xml:space="preserve">Targeting lactylation has shown a new avenue for cancer therapy based on lab study (Fang 2026). However, translation from bench to clinic requires a systems-level understanding of the similarities and differences in the lactylation profiles of relevant proteins across different cancers and non-tumor tissues. We selected </w:t>
      </w:r>
      <w:r>
        <w:rPr>
          <w:rFonts w:ascii="Arial" w:hAnsi="Arial" w:cs="Arial"/>
          <w:highlight w:val="yellow"/>
        </w:rPr>
        <w:t>31</w:t>
      </w:r>
      <w:r>
        <w:rPr>
          <w:rFonts w:ascii="Arial" w:hAnsi="Arial" w:cs="Arial"/>
        </w:rPr>
        <w:t xml:space="preserve"> human lactylome datasets (proteomes enriched by pan-Kla antibody), including non-tumor tissues (9 datasets), tumor tissues (</w:t>
      </w:r>
      <w:r>
        <w:rPr>
          <w:rFonts w:ascii="Arial" w:hAnsi="Arial" w:cs="Arial"/>
          <w:highlight w:val="yellow"/>
        </w:rPr>
        <w:t>3</w:t>
      </w:r>
      <w:r>
        <w:rPr>
          <w:rFonts w:ascii="Arial" w:hAnsi="Arial" w:cs="Arial"/>
        </w:rPr>
        <w:t xml:space="preserve"> datasets), non-cancer cell lines (7 datasets), and cancer cell lines (12 datasets), and included </w:t>
      </w:r>
      <w:r>
        <w:rPr>
          <w:rFonts w:hint="eastAsia" w:ascii="Arial" w:hAnsi="Arial" w:cs="Arial"/>
          <w:highlight w:val="yellow"/>
        </w:rPr>
        <w:t>2</w:t>
      </w:r>
      <w:r>
        <w:rPr>
          <w:rFonts w:ascii="Arial" w:hAnsi="Arial" w:cs="Arial"/>
          <w:highlight w:val="yellow"/>
        </w:rPr>
        <w:t>9</w:t>
      </w:r>
      <w:r>
        <w:rPr>
          <w:rFonts w:hint="eastAsia" w:ascii="Arial" w:hAnsi="Arial" w:cs="Arial"/>
        </w:rPr>
        <w:t xml:space="preserve"> datasets of </w:t>
      </w:r>
      <w:r>
        <w:rPr>
          <w:rFonts w:ascii="Arial" w:hAnsi="Arial" w:cs="Arial"/>
        </w:rPr>
        <w:t>unenriched whole human proteomes as controls (</w:t>
      </w:r>
      <w:r>
        <w:rPr>
          <w:rFonts w:ascii="Arial" w:hAnsi="Arial" w:cs="Arial"/>
          <w:highlight w:val="yellow"/>
        </w:rPr>
        <w:t>Table S1</w:t>
      </w:r>
      <w:r>
        <w:rPr>
          <w:rFonts w:hint="eastAsia" w:ascii="Arial" w:hAnsi="Arial" w:cs="Arial"/>
        </w:rPr>
        <w:t>, S2</w:t>
      </w:r>
      <w:r>
        <w:rPr>
          <w:rFonts w:ascii="Arial" w:hAnsi="Arial" w:cs="Arial"/>
        </w:rPr>
        <w:t>). We analyzed the proportion of DDR proteins (GO:0006974</w:t>
      </w:r>
      <w:r>
        <w:rPr>
          <w:rFonts w:hint="eastAsia" w:ascii="Arial" w:hAnsi="Arial" w:cs="Arial"/>
        </w:rPr>
        <w:t>, Table S3</w:t>
      </w:r>
      <w:r>
        <w:rPr>
          <w:rFonts w:ascii="Arial" w:hAnsi="Arial" w:cs="Arial"/>
        </w:rPr>
        <w:t xml:space="preserve">) among total detected proteins and the proportion of lactylated DDR proteins among total detected lactylated proteins in each sample (Fig 1a; Fig. S1a). We found that the proportion of DDR proteins in tumor and non-tumor tissues did not differ substantially, ranging between </w:t>
      </w:r>
      <w:r>
        <w:rPr>
          <w:rFonts w:ascii="Arial" w:hAnsi="Arial" w:cs="Arial"/>
          <w:highlight w:val="yellow"/>
        </w:rPr>
        <w:t>3.6%</w:t>
      </w:r>
      <w:r>
        <w:rPr>
          <w:rFonts w:ascii="Arial" w:hAnsi="Arial" w:cs="Arial"/>
        </w:rPr>
        <w:t xml:space="preserve"> (hippocampus) and </w:t>
      </w:r>
      <w:r>
        <w:rPr>
          <w:rFonts w:ascii="Arial" w:hAnsi="Arial" w:cs="Arial"/>
          <w:highlight w:val="yellow"/>
        </w:rPr>
        <w:t>5.2%</w:t>
      </w:r>
      <w:r>
        <w:rPr>
          <w:rFonts w:ascii="Arial" w:hAnsi="Arial" w:cs="Arial"/>
        </w:rPr>
        <w:t xml:space="preserve"> (hepatocellular carcinoma, HCC). In cancer cell lines and normal cell lines, the proportion of DDR proteins was slightly higher, mostly around </w:t>
      </w:r>
      <w:r>
        <w:rPr>
          <w:rFonts w:ascii="Arial" w:hAnsi="Arial" w:cs="Arial"/>
          <w:highlight w:val="yellow"/>
        </w:rPr>
        <w:t>6.5%</w:t>
      </w:r>
      <w:r>
        <w:rPr>
          <w:rFonts w:ascii="Arial" w:hAnsi="Arial" w:cs="Arial"/>
        </w:rPr>
        <w:t>, likely due to the rapid proliferation of cultured cells and the associated higher demand for DNA repair.</w:t>
      </w:r>
    </w:p>
    <w:p w14:paraId="20FEBB49">
      <w:pPr>
        <w:rPr>
          <w:rFonts w:ascii="Arial" w:hAnsi="Arial" w:cs="Arial"/>
        </w:rPr>
      </w:pPr>
      <w:r>
        <w:rPr>
          <w:rFonts w:ascii="Arial" w:hAnsi="Arial" w:cs="Arial"/>
        </w:rPr>
        <w:t xml:space="preserve">In terms of lactylation, except for hippocampus, pregnancy placenta, and sperm, the proportion of lactylated DDR proteins among total lactylated proteins was elevated to varying degrees compared to the proportion of DDR proteins among total proteins (Fig S1a). The increase was more pronounced in cell lines, most exceeding </w:t>
      </w:r>
      <w:r>
        <w:rPr>
          <w:rFonts w:ascii="Arial" w:hAnsi="Arial" w:cs="Arial"/>
          <w:highlight w:val="yellow"/>
        </w:rPr>
        <w:t>9%</w:t>
      </w:r>
      <w:r>
        <w:rPr>
          <w:rFonts w:ascii="Arial" w:hAnsi="Arial" w:cs="Arial"/>
        </w:rPr>
        <w:t xml:space="preserve"> and averaging twice that of tissues (Fig 1a). Notably, the proportion of lactylated DDR proteins in hepatocellular carcinoma and adjacent non-cancerous liver tissues were comparable at </w:t>
      </w:r>
      <w:r>
        <w:rPr>
          <w:rFonts w:ascii="Arial" w:hAnsi="Arial" w:cs="Arial"/>
          <w:highlight w:val="yellow"/>
        </w:rPr>
        <w:t>6.7%</w:t>
      </w:r>
      <w:r>
        <w:rPr>
          <w:rFonts w:ascii="Arial" w:hAnsi="Arial" w:cs="Arial"/>
        </w:rPr>
        <w:t xml:space="preserve"> and </w:t>
      </w:r>
      <w:r>
        <w:rPr>
          <w:rFonts w:ascii="Arial" w:hAnsi="Arial" w:cs="Arial"/>
          <w:highlight w:val="yellow"/>
        </w:rPr>
        <w:t>6.4%,</w:t>
      </w:r>
      <w:r>
        <w:rPr>
          <w:rFonts w:ascii="Arial" w:hAnsi="Arial" w:cs="Arial"/>
        </w:rPr>
        <w:t xml:space="preserve"> respectively. Prostate cancer and benign prostatic hyperplasia both showed a proportion of </w:t>
      </w:r>
      <w:r>
        <w:rPr>
          <w:rFonts w:ascii="Arial" w:hAnsi="Arial" w:cs="Arial"/>
          <w:highlight w:val="yellow"/>
        </w:rPr>
        <w:t>6.7%</w:t>
      </w:r>
      <w:r>
        <w:rPr>
          <w:rFonts w:ascii="Arial" w:hAnsi="Arial" w:cs="Arial"/>
        </w:rPr>
        <w:t xml:space="preserve"> for lactylated DDR proteins. </w:t>
      </w:r>
    </w:p>
    <w:p w14:paraId="213EEE31">
      <w:pPr>
        <w:rPr>
          <w:rFonts w:ascii="Arial" w:hAnsi="Arial" w:cs="Arial"/>
        </w:rPr>
      </w:pPr>
      <w:r>
        <w:rPr>
          <w:rFonts w:ascii="Arial" w:hAnsi="Arial" w:cs="Arial"/>
        </w:rPr>
        <w:t xml:space="preserve">Cultured neural stem cells exhibited proportions of DDR proteins and lactylated DDR proteins similar to those of cultured cancer cell lines, at </w:t>
      </w:r>
      <w:r>
        <w:rPr>
          <w:rFonts w:ascii="Arial" w:hAnsi="Arial" w:cs="Arial"/>
          <w:highlight w:val="yellow"/>
        </w:rPr>
        <w:t>6.3%</w:t>
      </w:r>
      <w:r>
        <w:rPr>
          <w:rFonts w:ascii="Arial" w:hAnsi="Arial" w:cs="Arial"/>
        </w:rPr>
        <w:t xml:space="preserve"> and </w:t>
      </w:r>
      <w:r>
        <w:rPr>
          <w:rFonts w:ascii="Arial" w:hAnsi="Arial" w:cs="Arial"/>
          <w:highlight w:val="yellow"/>
        </w:rPr>
        <w:t>11.3%,</w:t>
      </w:r>
      <w:r>
        <w:rPr>
          <w:rFonts w:ascii="Arial" w:hAnsi="Arial" w:cs="Arial"/>
        </w:rPr>
        <w:t xml:space="preserve"> respectively (Fig. 1Sa). We thus asked if the cell proliferating status contributes to more diverse lactylated proteins. We use the level of MKI67 normalized by the constitutive protein histone H3 (Miller 2018; Typas 2023), and generating the proliferating index, and showing about 100-fold high</w:t>
      </w:r>
      <w:r>
        <w:rPr>
          <w:rFonts w:hint="eastAsia" w:ascii="Arial" w:hAnsi="Arial" w:cs="Arial"/>
        </w:rPr>
        <w:t>er</w:t>
      </w:r>
      <w:r>
        <w:rPr>
          <w:rFonts w:ascii="Arial" w:hAnsi="Arial" w:cs="Arial"/>
        </w:rPr>
        <w:t xml:space="preserve"> in cultured cell lines than tissues (</w:t>
      </w:r>
      <w:r>
        <w:rPr>
          <w:rFonts w:ascii="Arial" w:hAnsi="Arial" w:cs="Arial"/>
          <w:highlight w:val="yellow"/>
        </w:rPr>
        <w:t>Fig 1b, Fig S1b</w:t>
      </w:r>
      <w:r>
        <w:rPr>
          <w:rFonts w:ascii="Arial" w:hAnsi="Arial" w:cs="Arial"/>
        </w:rPr>
        <w:t>). Indeed, cell proliferating is highly correlated with lactylation. Considering the heterogeneity of tumor</w:t>
      </w:r>
      <w:ins w:id="2" w:author="Jinglong Wang" w:date="2026-09-03T22:30:00Z">
        <w:r>
          <w:rPr>
            <w:rFonts w:hint="eastAsia" w:ascii="Arial" w:hAnsi="Arial" w:cs="Arial"/>
          </w:rPr>
          <w:t xml:space="preserve"> </w:t>
        </w:r>
      </w:ins>
      <w:r>
        <w:rPr>
          <w:rFonts w:ascii="Arial" w:hAnsi="Arial" w:cs="Arial"/>
        </w:rPr>
        <w:t>(</w:t>
      </w:r>
      <w:r>
        <w:rPr>
          <w:rFonts w:ascii="Arial" w:hAnsi="Arial" w:cs="Arial"/>
          <w:highlight w:val="yellow"/>
        </w:rPr>
        <w:t>Zhang 2026</w:t>
      </w:r>
      <w:r>
        <w:rPr>
          <w:rFonts w:ascii="Arial" w:hAnsi="Arial" w:cs="Arial"/>
        </w:rPr>
        <w:t>), targeting global lactylation may kill rapidly proliferating cells in tumors that resemble cultured cell lines, but may also produce side effects on normal cells such as neural stem cells. Thus, to identify and tumor-specific lactylated proteins could be approaches to reduce the side effects.</w:t>
      </w:r>
    </w:p>
    <w:p w14:paraId="06448D92">
      <w:pPr>
        <w:rPr>
          <w:rFonts w:ascii="Arial" w:hAnsi="Arial" w:cs="Arial"/>
        </w:rPr>
      </w:pPr>
    </w:p>
    <w:p w14:paraId="0EF7BD42">
      <w:pPr>
        <w:rPr>
          <w:rFonts w:ascii="Arial" w:hAnsi="Arial" w:cs="Arial"/>
          <w:b/>
          <w:bCs/>
        </w:rPr>
      </w:pPr>
      <w:r>
        <w:rPr>
          <w:rFonts w:ascii="Arial" w:hAnsi="Arial" w:cs="Arial"/>
          <w:b/>
          <w:bCs/>
        </w:rPr>
        <w:t xml:space="preserve">2. </w:t>
      </w:r>
      <w:r>
        <w:rPr>
          <w:rFonts w:hint="eastAsia" w:ascii="Arial" w:hAnsi="Arial" w:cs="Arial"/>
          <w:b/>
          <w:bCs/>
        </w:rPr>
        <w:t>Identify tumor-specific lactylated proteins in DDR</w:t>
      </w:r>
    </w:p>
    <w:p w14:paraId="51244EB0">
      <w:pPr>
        <w:rPr>
          <w:rFonts w:ascii="Arial" w:hAnsi="Arial" w:cs="Arial"/>
        </w:rPr>
      </w:pPr>
      <w:r>
        <w:rPr>
          <w:rFonts w:ascii="Arial" w:hAnsi="Arial" w:cs="Arial"/>
        </w:rPr>
        <w:t>Next, we try to identify the tumor-specific lactylated proteins, particularly that in DDR pathway. We first examined total proteins and their lactylation levels across tissues and cell lines. Among them, non-tumor tissues had the highest number of protein species (</w:t>
      </w:r>
      <w:r>
        <w:rPr>
          <w:rFonts w:ascii="Arial" w:hAnsi="Arial" w:cs="Arial"/>
          <w:highlight w:val="yellow"/>
        </w:rPr>
        <w:t>18,468</w:t>
      </w:r>
      <w:r>
        <w:rPr>
          <w:rFonts w:ascii="Arial" w:hAnsi="Arial" w:cs="Arial"/>
        </w:rPr>
        <w:t>), while tumor tissues had the lowest (</w:t>
      </w:r>
      <w:r>
        <w:rPr>
          <w:rFonts w:hint="eastAsia" w:ascii="Arial" w:hAnsi="Arial" w:cs="Arial"/>
          <w:highlight w:val="yellow"/>
        </w:rPr>
        <w:t>998</w:t>
      </w:r>
      <w:r>
        <w:rPr>
          <w:rFonts w:ascii="Arial" w:hAnsi="Arial" w:cs="Arial"/>
          <w:highlight w:val="yellow"/>
        </w:rPr>
        <w:t>6</w:t>
      </w:r>
      <w:r>
        <w:rPr>
          <w:rFonts w:ascii="Arial" w:hAnsi="Arial" w:cs="Arial"/>
        </w:rPr>
        <w:t>), with high overlap</w:t>
      </w:r>
      <w:r>
        <w:rPr>
          <w:rFonts w:hint="eastAsia" w:ascii="Arial" w:hAnsi="Arial" w:cs="Arial"/>
        </w:rPr>
        <w:t xml:space="preserve"> with normal tissues </w:t>
      </w:r>
      <w:r>
        <w:rPr>
          <w:rFonts w:ascii="Arial" w:hAnsi="Arial" w:cs="Arial"/>
        </w:rPr>
        <w:t>(</w:t>
      </w:r>
      <w:r>
        <w:rPr>
          <w:rFonts w:ascii="Arial" w:hAnsi="Arial" w:cs="Arial"/>
          <w:highlight w:val="yellow"/>
        </w:rPr>
        <w:t>Fig. S2a</w:t>
      </w:r>
      <w:r>
        <w:rPr>
          <w:rFonts w:ascii="Arial" w:hAnsi="Arial" w:cs="Arial"/>
        </w:rPr>
        <w:t xml:space="preserve">). Cancer cell lines and normal cell lines had intermediate numbers of protein species, at </w:t>
      </w:r>
      <w:r>
        <w:rPr>
          <w:rFonts w:ascii="Arial" w:hAnsi="Arial" w:cs="Arial"/>
          <w:highlight w:val="yellow"/>
        </w:rPr>
        <w:t>14,989</w:t>
      </w:r>
      <w:r>
        <w:rPr>
          <w:rFonts w:ascii="Arial" w:hAnsi="Arial" w:cs="Arial"/>
        </w:rPr>
        <w:t xml:space="preserve"> and </w:t>
      </w:r>
      <w:r>
        <w:rPr>
          <w:rFonts w:ascii="Arial" w:hAnsi="Arial" w:cs="Arial"/>
          <w:highlight w:val="yellow"/>
        </w:rPr>
        <w:t>11,678</w:t>
      </w:r>
      <w:r>
        <w:rPr>
          <w:rFonts w:ascii="Arial" w:hAnsi="Arial" w:cs="Arial"/>
        </w:rPr>
        <w:t>, respectively</w:t>
      </w:r>
      <w:r>
        <w:rPr>
          <w:rFonts w:hint="eastAsia" w:ascii="Arial" w:hAnsi="Arial" w:cs="Arial"/>
        </w:rPr>
        <w:t xml:space="preserve"> (</w:t>
      </w:r>
      <w:r>
        <w:rPr>
          <w:rFonts w:hint="eastAsia" w:ascii="Arial" w:hAnsi="Arial" w:cs="Arial"/>
          <w:highlight w:val="yellow"/>
        </w:rPr>
        <w:t>Fig S2a</w:t>
      </w:r>
      <w:r>
        <w:rPr>
          <w:rFonts w:hint="eastAsia" w:ascii="Arial" w:hAnsi="Arial" w:cs="Arial"/>
        </w:rPr>
        <w:t>)</w:t>
      </w:r>
      <w:r>
        <w:rPr>
          <w:rFonts w:ascii="Arial" w:hAnsi="Arial" w:cs="Arial"/>
        </w:rPr>
        <w:t>. For lactylated proteins, the four categories ranked from highest to lowest as follows: cancer cell lines (</w:t>
      </w:r>
      <w:r>
        <w:rPr>
          <w:rFonts w:ascii="Arial" w:hAnsi="Arial" w:cs="Arial"/>
          <w:highlight w:val="yellow"/>
        </w:rPr>
        <w:t>4,183</w:t>
      </w:r>
      <w:r>
        <w:rPr>
          <w:rFonts w:ascii="Arial" w:hAnsi="Arial" w:cs="Arial"/>
        </w:rPr>
        <w:t>), non-tumor tissues (</w:t>
      </w:r>
      <w:r>
        <w:rPr>
          <w:rFonts w:ascii="Arial" w:hAnsi="Arial" w:cs="Arial"/>
          <w:highlight w:val="yellow"/>
        </w:rPr>
        <w:t>3,423</w:t>
      </w:r>
      <w:r>
        <w:rPr>
          <w:rFonts w:ascii="Arial" w:hAnsi="Arial" w:cs="Arial"/>
        </w:rPr>
        <w:t>), normal cell lines (</w:t>
      </w:r>
      <w:r>
        <w:rPr>
          <w:rFonts w:ascii="Arial" w:hAnsi="Arial" w:cs="Arial"/>
          <w:highlight w:val="yellow"/>
        </w:rPr>
        <w:t>3,234</w:t>
      </w:r>
      <w:r>
        <w:rPr>
          <w:rFonts w:ascii="Arial" w:hAnsi="Arial" w:cs="Arial"/>
        </w:rPr>
        <w:t>), and tumor tissues (</w:t>
      </w:r>
      <w:r>
        <w:rPr>
          <w:rFonts w:hint="eastAsia" w:ascii="Arial" w:hAnsi="Arial" w:cs="Arial"/>
        </w:rPr>
        <w:t>3014</w:t>
      </w:r>
      <w:r>
        <w:rPr>
          <w:rFonts w:ascii="Arial" w:hAnsi="Arial" w:cs="Arial"/>
        </w:rPr>
        <w:t xml:space="preserve">). </w:t>
      </w:r>
      <w:r>
        <w:rPr>
          <w:rFonts w:hint="eastAsia" w:ascii="Arial" w:hAnsi="Arial" w:cs="Arial"/>
        </w:rPr>
        <w:t xml:space="preserve">We find </w:t>
      </w:r>
      <w:r>
        <w:rPr>
          <w:rFonts w:hint="eastAsia" w:ascii="Arial" w:hAnsi="Arial" w:cs="Arial"/>
          <w:highlight w:val="yellow"/>
        </w:rPr>
        <w:t>102</w:t>
      </w:r>
      <w:r>
        <w:rPr>
          <w:rFonts w:hint="eastAsia" w:ascii="Arial" w:hAnsi="Arial" w:cs="Arial"/>
        </w:rPr>
        <w:t xml:space="preserve"> tumor tissue specific </w:t>
      </w:r>
      <w:r>
        <w:rPr>
          <w:rFonts w:ascii="Arial" w:hAnsi="Arial" w:cs="Arial"/>
        </w:rPr>
        <w:t>lactylate</w:t>
      </w:r>
      <w:r>
        <w:rPr>
          <w:rFonts w:hint="eastAsia" w:ascii="Arial" w:hAnsi="Arial" w:cs="Arial"/>
        </w:rPr>
        <w:t xml:space="preserve">d proteins and </w:t>
      </w:r>
      <w:r>
        <w:rPr>
          <w:rFonts w:hint="eastAsia" w:ascii="Arial" w:hAnsi="Arial" w:cs="Arial"/>
          <w:highlight w:val="yellow"/>
        </w:rPr>
        <w:t>23</w:t>
      </w:r>
      <w:r>
        <w:rPr>
          <w:rFonts w:hint="eastAsia" w:ascii="Arial" w:hAnsi="Arial" w:cs="Arial"/>
        </w:rPr>
        <w:t xml:space="preserve"> shared in tumor tissues and cancer cell lines but not in other two categories</w:t>
      </w:r>
      <w:r>
        <w:rPr>
          <w:rFonts w:ascii="Arial" w:hAnsi="Arial" w:cs="Arial"/>
        </w:rPr>
        <w:t xml:space="preserve"> (</w:t>
      </w:r>
      <w:r>
        <w:rPr>
          <w:rFonts w:ascii="Arial" w:hAnsi="Arial" w:cs="Arial"/>
          <w:highlight w:val="yellow"/>
        </w:rPr>
        <w:t>Fig. S</w:t>
      </w:r>
      <w:r>
        <w:rPr>
          <w:rFonts w:hint="eastAsia" w:ascii="Arial" w:hAnsi="Arial" w:cs="Arial"/>
          <w:highlight w:val="yellow"/>
        </w:rPr>
        <w:t>2</w:t>
      </w:r>
      <w:r>
        <w:rPr>
          <w:rFonts w:ascii="Arial" w:hAnsi="Arial" w:cs="Arial"/>
          <w:highlight w:val="yellow"/>
        </w:rPr>
        <w:t>b</w:t>
      </w:r>
      <w:r>
        <w:rPr>
          <w:rFonts w:ascii="Arial" w:hAnsi="Arial" w:cs="Arial"/>
        </w:rPr>
        <w:t>)</w:t>
      </w:r>
      <w:r>
        <w:rPr>
          <w:rFonts w:hint="eastAsia" w:ascii="Arial" w:hAnsi="Arial" w:cs="Arial"/>
        </w:rPr>
        <w:t>.</w:t>
      </w:r>
    </w:p>
    <w:p w14:paraId="78EB9B3D">
      <w:pPr>
        <w:rPr>
          <w:rFonts w:ascii="Arial" w:hAnsi="Arial" w:cs="Arial"/>
        </w:rPr>
      </w:pPr>
      <w:r>
        <w:rPr>
          <w:rFonts w:ascii="Arial" w:hAnsi="Arial" w:cs="Arial"/>
        </w:rPr>
        <w:t>Despite substantial differences in total protein species across tissues and cell lines, the number of DDR proteins varied,</w:t>
      </w:r>
      <w:r>
        <w:rPr>
          <w:rFonts w:hint="eastAsia" w:ascii="Arial" w:hAnsi="Arial" w:cs="Arial"/>
        </w:rPr>
        <w:t xml:space="preserve"> with lowest in </w:t>
      </w:r>
      <w:r>
        <w:rPr>
          <w:rFonts w:ascii="Arial" w:hAnsi="Arial" w:cs="Arial"/>
        </w:rPr>
        <w:t>tissues</w:t>
      </w:r>
      <w:r>
        <w:rPr>
          <w:rFonts w:hint="eastAsia" w:ascii="Arial" w:hAnsi="Arial" w:cs="Arial"/>
        </w:rPr>
        <w:t xml:space="preserve"> tissue (478) and highest in non-tumor ti</w:t>
      </w:r>
      <w:r>
        <w:rPr>
          <w:rFonts w:ascii="Arial" w:hAnsi="Arial" w:cs="Arial"/>
        </w:rPr>
        <w:t>ssues (</w:t>
      </w:r>
      <w:r>
        <w:rPr>
          <w:rFonts w:hint="eastAsia" w:ascii="Arial" w:hAnsi="Arial" w:cs="Arial"/>
        </w:rPr>
        <w:t>725)</w:t>
      </w:r>
      <w:r>
        <w:rPr>
          <w:rFonts w:ascii="Arial" w:hAnsi="Arial" w:cs="Arial"/>
        </w:rPr>
        <w:t xml:space="preserve">, among which </w:t>
      </w:r>
      <w:r>
        <w:rPr>
          <w:rFonts w:ascii="Arial" w:hAnsi="Arial" w:cs="Arial"/>
          <w:highlight w:val="yellow"/>
        </w:rPr>
        <w:t>4</w:t>
      </w:r>
      <w:r>
        <w:rPr>
          <w:rFonts w:hint="eastAsia" w:ascii="Arial" w:hAnsi="Arial" w:cs="Arial"/>
          <w:highlight w:val="yellow"/>
        </w:rPr>
        <w:t>49</w:t>
      </w:r>
      <w:r>
        <w:rPr>
          <w:rFonts w:ascii="Arial" w:hAnsi="Arial" w:cs="Arial"/>
        </w:rPr>
        <w:t xml:space="preserve"> commonly shared among all four categories</w:t>
      </w:r>
      <w:r>
        <w:rPr>
          <w:rFonts w:hint="eastAsia" w:ascii="Arial" w:hAnsi="Arial" w:cs="Arial"/>
        </w:rPr>
        <w:t>, tissues and cell lines are comparable</w:t>
      </w:r>
      <w:r>
        <w:rPr>
          <w:rFonts w:ascii="Arial" w:hAnsi="Arial" w:cs="Arial"/>
        </w:rPr>
        <w:t xml:space="preserve"> (</w:t>
      </w:r>
      <w:r>
        <w:rPr>
          <w:rFonts w:ascii="Arial" w:hAnsi="Arial" w:cs="Arial"/>
          <w:highlight w:val="yellow"/>
        </w:rPr>
        <w:t>Fig. 2a</w:t>
      </w:r>
      <w:r>
        <w:rPr>
          <w:rFonts w:ascii="Arial" w:hAnsi="Arial" w:cs="Arial"/>
        </w:rPr>
        <w:t>). However, lactylated protein species enriched</w:t>
      </w:r>
      <w:r>
        <w:rPr>
          <w:rFonts w:hint="eastAsia" w:ascii="Arial" w:hAnsi="Arial" w:cs="Arial"/>
        </w:rPr>
        <w:t xml:space="preserve"> </w:t>
      </w:r>
      <w:r>
        <w:rPr>
          <w:rFonts w:ascii="Arial" w:hAnsi="Arial" w:cs="Arial"/>
        </w:rPr>
        <w:t xml:space="preserve">in cancer and non-cancer cell lines at </w:t>
      </w:r>
      <w:r>
        <w:rPr>
          <w:rFonts w:ascii="Arial" w:hAnsi="Arial" w:cs="Arial"/>
          <w:highlight w:val="yellow"/>
        </w:rPr>
        <w:t>381</w:t>
      </w:r>
      <w:r>
        <w:rPr>
          <w:rFonts w:ascii="Arial" w:hAnsi="Arial" w:cs="Arial"/>
        </w:rPr>
        <w:t xml:space="preserve"> and </w:t>
      </w:r>
      <w:r>
        <w:rPr>
          <w:rFonts w:ascii="Arial" w:hAnsi="Arial" w:cs="Arial"/>
          <w:highlight w:val="yellow"/>
        </w:rPr>
        <w:t>292</w:t>
      </w:r>
      <w:r>
        <w:rPr>
          <w:rFonts w:ascii="Arial" w:hAnsi="Arial" w:cs="Arial"/>
        </w:rPr>
        <w:t>, respectively</w:t>
      </w:r>
      <w:r>
        <w:rPr>
          <w:rFonts w:hint="eastAsia" w:ascii="Arial" w:hAnsi="Arial" w:cs="Arial"/>
        </w:rPr>
        <w:t xml:space="preserve">, nearly double that in </w:t>
      </w:r>
      <w:r>
        <w:rPr>
          <w:rFonts w:ascii="Arial" w:hAnsi="Arial" w:cs="Arial"/>
        </w:rPr>
        <w:t>tumor and non-tumor tissues (</w:t>
      </w:r>
      <w:r>
        <w:rPr>
          <w:rFonts w:ascii="Arial" w:hAnsi="Arial" w:cs="Arial"/>
          <w:highlight w:val="yellow"/>
        </w:rPr>
        <w:t>Fig. 2b</w:t>
      </w:r>
      <w:r>
        <w:rPr>
          <w:rFonts w:ascii="Arial" w:hAnsi="Arial" w:cs="Arial"/>
        </w:rPr>
        <w:t xml:space="preserve">), with </w:t>
      </w:r>
      <w:r>
        <w:rPr>
          <w:rFonts w:ascii="Arial" w:hAnsi="Arial" w:cs="Arial"/>
          <w:highlight w:val="yellow"/>
        </w:rPr>
        <w:t>1</w:t>
      </w:r>
      <w:r>
        <w:rPr>
          <w:rFonts w:hint="eastAsia" w:ascii="Arial" w:hAnsi="Arial" w:cs="Arial"/>
          <w:highlight w:val="yellow"/>
        </w:rPr>
        <w:t>52</w:t>
      </w:r>
      <w:r>
        <w:rPr>
          <w:rFonts w:ascii="Arial" w:hAnsi="Arial" w:cs="Arial"/>
        </w:rPr>
        <w:t xml:space="preserve"> shared across all categories, consistent with the observation that the proportion of lactylation in individual tissues is lower than in cell lines (</w:t>
      </w:r>
      <w:r>
        <w:rPr>
          <w:rFonts w:ascii="Arial" w:hAnsi="Arial" w:cs="Arial"/>
          <w:highlight w:val="yellow"/>
        </w:rPr>
        <w:t>Fig. 1</w:t>
      </w:r>
      <w:r>
        <w:rPr>
          <w:rFonts w:hint="eastAsia" w:ascii="Arial" w:hAnsi="Arial" w:cs="Arial"/>
          <w:highlight w:val="yellow"/>
        </w:rPr>
        <w:t>a</w:t>
      </w:r>
      <w:r>
        <w:rPr>
          <w:rFonts w:ascii="Arial" w:hAnsi="Arial" w:cs="Arial"/>
        </w:rPr>
        <w:t xml:space="preserve">). </w:t>
      </w:r>
      <w:r>
        <w:rPr>
          <w:rFonts w:hint="eastAsia" w:ascii="Arial" w:hAnsi="Arial" w:cs="Arial"/>
        </w:rPr>
        <w:t xml:space="preserve">And we identified one tumor tissue </w:t>
      </w:r>
      <w:r>
        <w:rPr>
          <w:rFonts w:ascii="Arial" w:hAnsi="Arial" w:cs="Arial"/>
        </w:rPr>
        <w:t>specific</w:t>
      </w:r>
      <w:r>
        <w:rPr>
          <w:rFonts w:hint="eastAsia" w:ascii="Arial" w:hAnsi="Arial" w:cs="Arial"/>
        </w:rPr>
        <w:t xml:space="preserve"> </w:t>
      </w:r>
      <w:ins w:id="3" w:author="Jinglong Wang" w:date="2026-09-03T22:32:00Z">
        <w:r>
          <w:rPr>
            <w:rFonts w:hint="eastAsia" w:ascii="Arial" w:hAnsi="Arial" w:cs="Arial"/>
          </w:rPr>
          <w:t xml:space="preserve">lactylated </w:t>
        </w:r>
      </w:ins>
      <w:r>
        <w:rPr>
          <w:rFonts w:hint="eastAsia" w:ascii="Arial" w:hAnsi="Arial" w:cs="Arial"/>
        </w:rPr>
        <w:t xml:space="preserve">protein HERC2 </w:t>
      </w:r>
      <w:r>
        <w:rPr>
          <w:rFonts w:ascii="Arial" w:hAnsi="Arial" w:cs="Arial"/>
        </w:rPr>
        <w:t>in HCC, PSMA5 and RPTOR in ESCC</w:t>
      </w:r>
      <w:ins w:id="4" w:author="Jinglong Wang" w:date="2026-09-03T22:31:00Z">
        <w:r>
          <w:rPr>
            <w:rFonts w:hint="eastAsia" w:ascii="Arial" w:hAnsi="Arial" w:cs="Arial"/>
          </w:rPr>
          <w:t xml:space="preserve">, and we confirmed they </w:t>
        </w:r>
      </w:ins>
      <w:ins w:id="5" w:author="Jinglong Wang" w:date="2026-09-03T22:33:00Z">
        <w:r>
          <w:rPr>
            <w:rFonts w:hint="eastAsia" w:ascii="Arial" w:hAnsi="Arial" w:cs="Arial"/>
          </w:rPr>
          <w:t>presented</w:t>
        </w:r>
      </w:ins>
      <w:ins w:id="6" w:author="Jinglong Wang" w:date="2026-09-03T22:31:00Z">
        <w:r>
          <w:rPr>
            <w:rFonts w:hint="eastAsia" w:ascii="Arial" w:hAnsi="Arial" w:cs="Arial"/>
          </w:rPr>
          <w:t xml:space="preserve"> in all four categories</w:t>
        </w:r>
      </w:ins>
      <w:ins w:id="7" w:author="Jinglong Wang" w:date="2026-09-03T22:33:00Z">
        <w:r>
          <w:rPr>
            <w:rFonts w:hint="eastAsia" w:ascii="Arial" w:hAnsi="Arial" w:cs="Arial"/>
          </w:rPr>
          <w:t xml:space="preserve"> of reference proteome</w:t>
        </w:r>
      </w:ins>
      <w:r>
        <w:rPr>
          <w:rFonts w:ascii="Arial" w:hAnsi="Arial" w:cs="Arial"/>
        </w:rPr>
        <w:t xml:space="preserve"> </w:t>
      </w:r>
      <w:r>
        <w:rPr>
          <w:rFonts w:hint="eastAsia" w:ascii="Arial" w:hAnsi="Arial" w:cs="Arial"/>
        </w:rPr>
        <w:t>(</w:t>
      </w:r>
      <w:r>
        <w:rPr>
          <w:rFonts w:hint="eastAsia" w:ascii="Arial" w:hAnsi="Arial" w:cs="Arial"/>
          <w:highlight w:val="yellow"/>
        </w:rPr>
        <w:t>Fig 2b</w:t>
      </w:r>
      <w:r>
        <w:rPr>
          <w:rFonts w:ascii="Arial" w:hAnsi="Arial" w:cs="Arial"/>
        </w:rPr>
        <w:t xml:space="preserve">, </w:t>
      </w:r>
      <w:r>
        <w:rPr>
          <w:rFonts w:ascii="Arial" w:hAnsi="Arial" w:cs="Arial"/>
          <w:highlight w:val="red"/>
        </w:rPr>
        <w:t>Table S</w:t>
      </w:r>
      <w:r>
        <w:rPr>
          <w:rFonts w:hint="eastAsia" w:ascii="Arial" w:hAnsi="Arial" w:cs="Arial"/>
        </w:rPr>
        <w:t>4)</w:t>
      </w:r>
      <w:r>
        <w:rPr>
          <w:rFonts w:ascii="Arial" w:hAnsi="Arial" w:cs="Arial"/>
        </w:rPr>
        <w:t>.</w:t>
      </w:r>
      <w:r>
        <w:rPr>
          <w:rFonts w:hint="eastAsia" w:ascii="Arial" w:hAnsi="Arial" w:cs="Arial"/>
        </w:rPr>
        <w:t xml:space="preserve"> </w:t>
      </w:r>
      <w:r>
        <w:rPr>
          <w:rFonts w:ascii="Arial" w:hAnsi="Arial" w:cs="Arial"/>
        </w:rPr>
        <w:t>HERC2 directly</w:t>
      </w:r>
      <w:r>
        <w:rPr>
          <w:rFonts w:hint="eastAsia" w:ascii="Arial" w:hAnsi="Arial" w:cs="Arial"/>
        </w:rPr>
        <w:t xml:space="preserve"> interact with RNF8 and RNF168 to coordinate the assembly of DNA repair machinery in lesion sites (</w:t>
      </w:r>
      <w:r>
        <w:rPr>
          <w:rFonts w:ascii="Arial" w:hAnsi="Arial" w:cs="Arial"/>
          <w:highlight w:val="yellow"/>
        </w:rPr>
        <w:t>Bekker-Jensen</w:t>
      </w:r>
      <w:r>
        <w:rPr>
          <w:rFonts w:hint="eastAsia" w:ascii="Arial" w:hAnsi="Arial" w:cs="Arial"/>
          <w:highlight w:val="yellow"/>
        </w:rPr>
        <w:t xml:space="preserve"> 2010</w:t>
      </w:r>
      <w:r>
        <w:rPr>
          <w:rFonts w:hint="eastAsia" w:ascii="Arial" w:hAnsi="Arial" w:cs="Arial"/>
        </w:rPr>
        <w:t>)</w:t>
      </w:r>
      <w:r>
        <w:rPr>
          <w:rFonts w:ascii="Arial" w:hAnsi="Arial" w:cs="Arial"/>
        </w:rPr>
        <w:t>, while PSMA5 and PRTOR are key components of proteosome and mTOR respectively, and regulate DDR indirectly (Lu 2022; Danesh Pazhooh 2021)</w:t>
      </w:r>
      <w:r>
        <w:rPr>
          <w:rFonts w:hint="eastAsia" w:ascii="Arial" w:hAnsi="Arial" w:cs="Arial"/>
        </w:rPr>
        <w:t>.</w:t>
      </w:r>
    </w:p>
    <w:p w14:paraId="57A357BA">
      <w:pPr>
        <w:rPr>
          <w:rFonts w:ascii="Arial" w:hAnsi="Arial" w:cs="Arial"/>
        </w:rPr>
      </w:pPr>
    </w:p>
    <w:p w14:paraId="25451BA0">
      <w:pPr>
        <w:rPr>
          <w:rFonts w:ascii="Arial" w:hAnsi="Arial" w:cs="Arial"/>
          <w:b/>
          <w:bCs/>
        </w:rPr>
      </w:pPr>
      <w:r>
        <w:rPr>
          <w:rFonts w:ascii="Arial" w:hAnsi="Arial" w:cs="Arial"/>
          <w:b/>
          <w:bCs/>
        </w:rPr>
        <w:t>3. The lactylation profile of DNA repair pathways</w:t>
      </w:r>
    </w:p>
    <w:p w14:paraId="01AF632F">
      <w:pPr>
        <w:rPr>
          <w:rFonts w:ascii="Arial" w:hAnsi="Arial" w:cs="Arial"/>
        </w:rPr>
      </w:pPr>
      <w:r>
        <w:rPr>
          <w:rFonts w:ascii="Arial" w:hAnsi="Arial" w:cs="Arial"/>
        </w:rPr>
        <w:t xml:space="preserve">The </w:t>
      </w:r>
      <w:r>
        <w:rPr>
          <w:rFonts w:hint="eastAsia" w:ascii="Arial" w:hAnsi="Arial" w:cs="Arial"/>
        </w:rPr>
        <w:t xml:space="preserve">DNA </w:t>
      </w:r>
      <w:r>
        <w:rPr>
          <w:rFonts w:ascii="Arial" w:hAnsi="Arial" w:cs="Arial"/>
        </w:rPr>
        <w:t>repair pathway</w:t>
      </w:r>
      <w:r>
        <w:rPr>
          <w:rFonts w:hint="eastAsia" w:ascii="Arial" w:hAnsi="Arial" w:cs="Arial"/>
        </w:rPr>
        <w:t xml:space="preserve"> is </w:t>
      </w:r>
      <w:r>
        <w:rPr>
          <w:rFonts w:ascii="Arial" w:hAnsi="Arial" w:cs="Arial"/>
        </w:rPr>
        <w:t>a</w:t>
      </w:r>
      <w:r>
        <w:rPr>
          <w:rFonts w:hint="eastAsia" w:ascii="Arial" w:hAnsi="Arial" w:cs="Arial"/>
        </w:rPr>
        <w:t xml:space="preserve"> major part of DDR, and could be</w:t>
      </w:r>
      <w:r>
        <w:rPr>
          <w:rFonts w:ascii="Arial" w:hAnsi="Arial" w:cs="Arial"/>
        </w:rPr>
        <w:t xml:space="preserve"> divided</w:t>
      </w:r>
      <w:r>
        <w:rPr>
          <w:rFonts w:hint="eastAsia" w:ascii="Arial" w:hAnsi="Arial" w:cs="Arial"/>
        </w:rPr>
        <w:t xml:space="preserve"> into</w:t>
      </w:r>
      <w:r>
        <w:rPr>
          <w:rFonts w:ascii="Arial" w:hAnsi="Arial" w:cs="Arial"/>
        </w:rPr>
        <w:t xml:space="preserve"> seven categories </w:t>
      </w:r>
      <w:r>
        <w:rPr>
          <w:rFonts w:hint="eastAsia" w:ascii="Arial" w:hAnsi="Arial" w:cs="Arial"/>
        </w:rPr>
        <w:t>based on</w:t>
      </w:r>
      <w:r>
        <w:rPr>
          <w:rFonts w:ascii="Arial" w:hAnsi="Arial" w:cs="Arial"/>
        </w:rPr>
        <w:t xml:space="preserve"> by lesion type</w:t>
      </w:r>
      <w:r>
        <w:rPr>
          <w:rFonts w:hint="eastAsia" w:ascii="Arial" w:hAnsi="Arial" w:cs="Arial"/>
        </w:rPr>
        <w:t>s</w:t>
      </w:r>
      <w:r>
        <w:rPr>
          <w:rFonts w:ascii="Arial" w:hAnsi="Arial" w:cs="Arial"/>
        </w:rPr>
        <w:t xml:space="preserve"> and </w:t>
      </w:r>
      <w:r>
        <w:rPr>
          <w:rFonts w:hint="eastAsia" w:ascii="Arial" w:hAnsi="Arial" w:cs="Arial"/>
        </w:rPr>
        <w:t>shared components</w:t>
      </w:r>
      <w:r>
        <w:rPr>
          <w:rFonts w:ascii="Arial" w:hAnsi="Arial" w:cs="Arial"/>
        </w:rPr>
        <w:t>: BER, NER, MMR, FA, HR, A-EJ, and NHEJ (</w:t>
      </w:r>
      <w:r>
        <w:rPr>
          <w:rFonts w:hint="eastAsia" w:ascii="Arial" w:hAnsi="Arial" w:cs="Arial"/>
        </w:rPr>
        <w:t xml:space="preserve">Fig 3a, </w:t>
      </w:r>
      <w:r>
        <w:rPr>
          <w:rFonts w:ascii="Arial" w:hAnsi="Arial" w:cs="Arial"/>
          <w:highlight w:val="yellow"/>
        </w:rPr>
        <w:t>Table S3</w:t>
      </w:r>
      <w:r>
        <w:rPr>
          <w:rFonts w:ascii="Arial" w:hAnsi="Arial" w:cs="Arial"/>
        </w:rPr>
        <w:t xml:space="preserve">). </w:t>
      </w:r>
      <w:r>
        <w:rPr>
          <w:rFonts w:hint="eastAsia" w:ascii="Arial" w:hAnsi="Arial" w:cs="Arial"/>
        </w:rPr>
        <w:t xml:space="preserve">To better </w:t>
      </w:r>
      <w:r>
        <w:rPr>
          <w:rFonts w:ascii="Arial" w:hAnsi="Arial" w:cs="Arial"/>
        </w:rPr>
        <w:t>visualize</w:t>
      </w:r>
      <w:r>
        <w:rPr>
          <w:rFonts w:hint="eastAsia" w:ascii="Arial" w:hAnsi="Arial" w:cs="Arial"/>
        </w:rPr>
        <w:t xml:space="preserve"> the common and </w:t>
      </w:r>
      <w:r>
        <w:rPr>
          <w:rFonts w:ascii="Arial" w:hAnsi="Arial" w:cs="Arial"/>
        </w:rPr>
        <w:t>unique</w:t>
      </w:r>
      <w:r>
        <w:rPr>
          <w:rFonts w:hint="eastAsia" w:ascii="Arial" w:hAnsi="Arial" w:cs="Arial"/>
        </w:rPr>
        <w:t xml:space="preserve"> proteins, w</w:t>
      </w:r>
      <w:r>
        <w:rPr>
          <w:rFonts w:ascii="Arial" w:hAnsi="Arial" w:cs="Arial"/>
        </w:rPr>
        <w:t>e assigned scores to pathway-dedicated and multi-pathway-shared proteins according to this order, with positive scores for promotion and negative scores for inhibition (see Methods), and ranked lactylated DDR proteins from tumor tissues, non-tumor tissues, cancer cell lines, and normal cells (</w:t>
      </w:r>
      <w:r>
        <w:rPr>
          <w:rFonts w:ascii="Arial" w:hAnsi="Arial" w:cs="Arial"/>
          <w:highlight w:val="yellow"/>
        </w:rPr>
        <w:t>Table S</w:t>
      </w:r>
      <w:r>
        <w:rPr>
          <w:rFonts w:hint="eastAsia" w:ascii="Arial" w:hAnsi="Arial" w:cs="Arial"/>
          <w:highlight w:val="yellow"/>
        </w:rPr>
        <w:t>5</w:t>
      </w:r>
      <w:r>
        <w:rPr>
          <w:rFonts w:ascii="Arial" w:hAnsi="Arial" w:cs="Arial"/>
        </w:rPr>
        <w:t>).</w:t>
      </w:r>
    </w:p>
    <w:p w14:paraId="0844F984">
      <w:pPr>
        <w:rPr>
          <w:rFonts w:ascii="Arial" w:hAnsi="Arial" w:cs="Arial"/>
        </w:rPr>
      </w:pPr>
      <w:r>
        <w:rPr>
          <w:rFonts w:ascii="Arial" w:hAnsi="Arial" w:cs="Arial"/>
        </w:rPr>
        <w:t>Among these, lactylated HR pathway proteins accounted for the largest proportion across all four categories</w:t>
      </w:r>
      <w:r>
        <w:rPr>
          <w:rFonts w:hint="eastAsia" w:ascii="Arial" w:hAnsi="Arial" w:cs="Arial"/>
        </w:rPr>
        <w:t>. The proportions of HR-promoting and HR inhibitory proteins i</w:t>
      </w:r>
      <w:r>
        <w:rPr>
          <w:rFonts w:ascii="Arial" w:hAnsi="Arial" w:cs="Arial"/>
        </w:rPr>
        <w:t xml:space="preserve">n </w:t>
      </w:r>
      <w:r>
        <w:rPr>
          <w:rFonts w:hint="eastAsia" w:ascii="Arial" w:hAnsi="Arial" w:cs="Arial"/>
        </w:rPr>
        <w:t xml:space="preserve">cancer and normal cell lines are roughly the same, nearly </w:t>
      </w:r>
      <w:r>
        <w:rPr>
          <w:rFonts w:hint="eastAsia" w:ascii="Arial" w:hAnsi="Arial" w:cs="Arial"/>
          <w:highlight w:val="yellow"/>
        </w:rPr>
        <w:t>40%</w:t>
      </w:r>
      <w:r>
        <w:rPr>
          <w:rFonts w:hint="eastAsia" w:ascii="Arial" w:hAnsi="Arial" w:cs="Arial"/>
        </w:rPr>
        <w:t xml:space="preserve"> and </w:t>
      </w:r>
      <w:r>
        <w:rPr>
          <w:rFonts w:ascii="Arial" w:hAnsi="Arial" w:cs="Arial"/>
          <w:highlight w:val="yellow"/>
        </w:rPr>
        <w:t>5%</w:t>
      </w:r>
      <w:r>
        <w:rPr>
          <w:rFonts w:hint="eastAsia" w:ascii="Arial" w:hAnsi="Arial" w:cs="Arial"/>
        </w:rPr>
        <w:t>, re</w:t>
      </w:r>
      <w:ins w:id="8" w:author="gzy" w:date="2026-09-04T18:48:50Z">
        <w:r>
          <w:rPr>
            <w:rFonts w:hint="eastAsia" w:ascii="Arial" w:hAnsi="Arial" w:cs="Arial"/>
            <w:lang w:val="en-US" w:eastAsia="zh-CN"/>
          </w:rPr>
          <w:t>s</w:t>
        </w:r>
      </w:ins>
      <w:r>
        <w:rPr>
          <w:rFonts w:hint="eastAsia" w:ascii="Arial" w:hAnsi="Arial" w:cs="Arial"/>
        </w:rPr>
        <w:t>pectively,</w:t>
      </w:r>
      <w:r>
        <w:rPr>
          <w:rFonts w:ascii="Arial" w:hAnsi="Arial" w:cs="Arial"/>
        </w:rPr>
        <w:t xml:space="preserve"> </w:t>
      </w:r>
      <w:r>
        <w:rPr>
          <w:rFonts w:hint="eastAsia" w:ascii="Arial" w:hAnsi="Arial" w:cs="Arial"/>
        </w:rPr>
        <w:t xml:space="preserve">but in tumor and non-tumor tissues are lower, with average of about </w:t>
      </w:r>
      <w:r>
        <w:rPr>
          <w:rFonts w:ascii="Arial" w:hAnsi="Arial" w:cs="Arial"/>
          <w:highlight w:val="yellow"/>
        </w:rPr>
        <w:t>30%</w:t>
      </w:r>
      <w:r>
        <w:rPr>
          <w:rFonts w:hint="eastAsia" w:ascii="Arial" w:hAnsi="Arial" w:cs="Arial"/>
        </w:rPr>
        <w:t xml:space="preserve"> and </w:t>
      </w:r>
      <w:r>
        <w:rPr>
          <w:rFonts w:ascii="Arial" w:hAnsi="Arial" w:cs="Arial"/>
          <w:highlight w:val="yellow"/>
        </w:rPr>
        <w:t>3%</w:t>
      </w:r>
      <w:r>
        <w:rPr>
          <w:rFonts w:hint="eastAsia" w:ascii="Arial" w:hAnsi="Arial" w:cs="Arial"/>
        </w:rPr>
        <w:t xml:space="preserve">, respectively. </w:t>
      </w:r>
      <w:r>
        <w:rPr>
          <w:rFonts w:ascii="Arial" w:hAnsi="Arial" w:cs="Arial"/>
        </w:rPr>
        <w:t xml:space="preserve"> (</w:t>
      </w:r>
      <w:r>
        <w:rPr>
          <w:rFonts w:ascii="Arial" w:hAnsi="Arial" w:cs="Arial"/>
          <w:highlight w:val="yellow"/>
        </w:rPr>
        <w:t xml:space="preserve">Fig. </w:t>
      </w:r>
      <w:r>
        <w:rPr>
          <w:rFonts w:hint="eastAsia" w:ascii="Arial" w:hAnsi="Arial" w:cs="Arial"/>
          <w:highlight w:val="yellow"/>
        </w:rPr>
        <w:t>3b</w:t>
      </w:r>
      <w:r>
        <w:rPr>
          <w:rFonts w:hint="eastAsia" w:ascii="Arial" w:hAnsi="Arial" w:cs="Arial"/>
        </w:rPr>
        <w:t xml:space="preserve">; </w:t>
      </w:r>
      <w:r>
        <w:rPr>
          <w:rFonts w:ascii="Arial" w:hAnsi="Arial" w:cs="Arial"/>
          <w:highlight w:val="yellow"/>
        </w:rPr>
        <w:t>Fig. S</w:t>
      </w:r>
      <w:r>
        <w:rPr>
          <w:rFonts w:hint="eastAsia" w:ascii="Arial" w:hAnsi="Arial" w:cs="Arial"/>
          <w:highlight w:val="yellow"/>
        </w:rPr>
        <w:t>3</w:t>
      </w:r>
      <w:r>
        <w:rPr>
          <w:rFonts w:ascii="Arial" w:hAnsi="Arial" w:cs="Arial"/>
          <w:highlight w:val="yellow"/>
        </w:rPr>
        <w:t>a–</w:t>
      </w:r>
      <w:r>
        <w:rPr>
          <w:rFonts w:hint="eastAsia" w:ascii="Arial" w:hAnsi="Arial" w:cs="Arial"/>
          <w:highlight w:val="yellow"/>
        </w:rPr>
        <w:t>d</w:t>
      </w:r>
      <w:r>
        <w:rPr>
          <w:rFonts w:ascii="Arial" w:hAnsi="Arial" w:cs="Arial"/>
        </w:rPr>
        <w:t>).</w:t>
      </w:r>
      <w:r>
        <w:rPr>
          <w:rFonts w:hint="eastAsia" w:ascii="Arial" w:hAnsi="Arial" w:cs="Arial"/>
        </w:rPr>
        <w:t xml:space="preserve"> </w:t>
      </w:r>
      <w:r>
        <w:rPr>
          <w:rFonts w:ascii="Arial" w:hAnsi="Arial" w:cs="Arial"/>
        </w:rPr>
        <w:t>Lactylated NHEJ pathway proteins ranked second</w:t>
      </w:r>
      <w:r>
        <w:rPr>
          <w:rFonts w:hint="eastAsia" w:ascii="Arial" w:hAnsi="Arial" w:cs="Arial"/>
        </w:rPr>
        <w:t xml:space="preserve">, with about </w:t>
      </w:r>
      <w:r>
        <w:rPr>
          <w:rFonts w:ascii="Arial" w:hAnsi="Arial" w:cs="Arial"/>
          <w:highlight w:val="yellow"/>
        </w:rPr>
        <w:t>27%</w:t>
      </w:r>
      <w:r>
        <w:rPr>
          <w:rFonts w:hint="eastAsia" w:ascii="Arial" w:hAnsi="Arial" w:cs="Arial"/>
        </w:rPr>
        <w:t xml:space="preserve"> NHEJ-promoting factors in cell lines, and slightly lower portion </w:t>
      </w:r>
      <w:r>
        <w:rPr>
          <w:rFonts w:ascii="Arial" w:hAnsi="Arial" w:cs="Arial"/>
          <w:highlight w:val="yellow"/>
        </w:rPr>
        <w:t>(~24%</w:t>
      </w:r>
      <w:r>
        <w:rPr>
          <w:rFonts w:hint="eastAsia" w:ascii="Arial" w:hAnsi="Arial" w:cs="Arial"/>
        </w:rPr>
        <w:t xml:space="preserve">) in tissues; only </w:t>
      </w:r>
      <w:r>
        <w:rPr>
          <w:rFonts w:ascii="Arial" w:hAnsi="Arial" w:cs="Arial"/>
          <w:highlight w:val="yellow"/>
        </w:rPr>
        <w:t>2%</w:t>
      </w:r>
      <w:r>
        <w:rPr>
          <w:rFonts w:hint="eastAsia" w:ascii="Arial" w:hAnsi="Arial" w:cs="Arial"/>
        </w:rPr>
        <w:t xml:space="preserve"> NHEJ-inhibitory factors in non-tumor tissues while that was doubled in other </w:t>
      </w:r>
      <w:r>
        <w:rPr>
          <w:rFonts w:ascii="Arial" w:hAnsi="Arial" w:cs="Arial"/>
        </w:rPr>
        <w:t>three</w:t>
      </w:r>
      <w:r>
        <w:rPr>
          <w:rFonts w:hint="eastAsia" w:ascii="Arial" w:hAnsi="Arial" w:cs="Arial"/>
        </w:rPr>
        <w:t xml:space="preserve"> </w:t>
      </w:r>
      <w:r>
        <w:rPr>
          <w:rFonts w:ascii="Arial" w:hAnsi="Arial" w:cs="Arial"/>
        </w:rPr>
        <w:t>categories</w:t>
      </w:r>
      <w:r>
        <w:rPr>
          <w:rFonts w:hint="eastAsia" w:ascii="Arial" w:hAnsi="Arial" w:cs="Arial"/>
        </w:rPr>
        <w:t xml:space="preserve"> (</w:t>
      </w:r>
      <w:r>
        <w:rPr>
          <w:rFonts w:ascii="Arial" w:hAnsi="Arial" w:cs="Arial"/>
          <w:highlight w:val="yellow"/>
        </w:rPr>
        <w:t>Fig 3c</w:t>
      </w:r>
      <w:r>
        <w:rPr>
          <w:rFonts w:hint="eastAsia" w:ascii="Arial" w:hAnsi="Arial" w:cs="Arial"/>
        </w:rPr>
        <w:t>), indicating the higher usage of NHEJ in non-tumor cells. The decrease of HR and increase of NHEJ in tissues consistent with the notion</w:t>
      </w:r>
      <w:r>
        <w:rPr>
          <w:rFonts w:ascii="Arial" w:hAnsi="Arial" w:cs="Arial"/>
        </w:rPr>
        <w:t xml:space="preserve"> of </w:t>
      </w:r>
      <w:r>
        <w:rPr>
          <w:rFonts w:hint="eastAsia" w:ascii="Arial" w:hAnsi="Arial" w:cs="Arial"/>
        </w:rPr>
        <w:t xml:space="preserve">fall of HR proteins in </w:t>
      </w:r>
      <w:r>
        <w:rPr>
          <w:rFonts w:ascii="Arial" w:hAnsi="Arial" w:cs="Arial"/>
        </w:rPr>
        <w:t xml:space="preserve">non-proliferating cells </w:t>
      </w:r>
      <w:r>
        <w:rPr>
          <w:rFonts w:hint="eastAsia" w:ascii="Arial" w:hAnsi="Arial" w:cs="Arial"/>
        </w:rPr>
        <w:t>(</w:t>
      </w:r>
      <w:r>
        <w:rPr>
          <w:rFonts w:ascii="Arial" w:hAnsi="Arial" w:cs="Arial"/>
        </w:rPr>
        <w:t>Hustedt 2017</w:t>
      </w:r>
      <w:r>
        <w:rPr>
          <w:rFonts w:hint="eastAsia" w:ascii="Arial" w:hAnsi="Arial" w:cs="Arial"/>
        </w:rPr>
        <w:t>; Chen 2021)</w:t>
      </w:r>
      <w:r>
        <w:rPr>
          <w:rFonts w:ascii="Arial" w:hAnsi="Arial" w:cs="Arial"/>
        </w:rPr>
        <w:t xml:space="preserve">. </w:t>
      </w:r>
      <w:r>
        <w:rPr>
          <w:rFonts w:hint="eastAsia" w:ascii="Arial" w:hAnsi="Arial" w:cs="Arial"/>
        </w:rPr>
        <w:t>T</w:t>
      </w:r>
      <w:r>
        <w:rPr>
          <w:rFonts w:ascii="Arial" w:hAnsi="Arial" w:cs="Arial"/>
        </w:rPr>
        <w:t xml:space="preserve">he alternative DSB repair pathway A-EJ is highly relied upon in certain cancers when major repair pathways are compromised (Sallmyr 2018), overall, the proportion of lactylated A-EJ-related proteins in </w:t>
      </w:r>
      <w:r>
        <w:rPr>
          <w:rFonts w:hint="eastAsia" w:ascii="Arial" w:hAnsi="Arial" w:cs="Arial"/>
        </w:rPr>
        <w:t>non-</w:t>
      </w:r>
      <w:r>
        <w:rPr>
          <w:rFonts w:ascii="Arial" w:hAnsi="Arial" w:cs="Arial"/>
        </w:rPr>
        <w:t>tumor tissues</w:t>
      </w:r>
      <w:r>
        <w:rPr>
          <w:rFonts w:hint="eastAsia" w:ascii="Arial" w:hAnsi="Arial" w:cs="Arial"/>
        </w:rPr>
        <w:t xml:space="preserve"> are low, with promoting and inhibitory factors of </w:t>
      </w:r>
      <w:r>
        <w:rPr>
          <w:rFonts w:ascii="Arial" w:hAnsi="Arial" w:cs="Arial"/>
          <w:highlight w:val="yellow"/>
        </w:rPr>
        <w:t>4% and 1%,</w:t>
      </w:r>
      <w:r>
        <w:rPr>
          <w:rFonts w:hint="eastAsia" w:ascii="Arial" w:hAnsi="Arial" w:cs="Arial"/>
        </w:rPr>
        <w:t xml:space="preserve"> </w:t>
      </w:r>
      <w:r>
        <w:rPr>
          <w:rFonts w:ascii="Arial" w:hAnsi="Arial" w:cs="Arial"/>
        </w:rPr>
        <w:t>respectively</w:t>
      </w:r>
      <w:r>
        <w:rPr>
          <w:rFonts w:hint="eastAsia" w:ascii="Arial" w:hAnsi="Arial" w:cs="Arial"/>
        </w:rPr>
        <w:t>, those variably elevated in tumor tissue and cell lines</w:t>
      </w:r>
      <w:r>
        <w:rPr>
          <w:rFonts w:ascii="Arial" w:hAnsi="Arial" w:cs="Arial"/>
        </w:rPr>
        <w:t xml:space="preserve"> (</w:t>
      </w:r>
      <w:r>
        <w:rPr>
          <w:rFonts w:ascii="Arial" w:hAnsi="Arial" w:cs="Arial"/>
          <w:highlight w:val="yellow"/>
        </w:rPr>
        <w:t>Fig. 3d</w:t>
      </w:r>
      <w:r>
        <w:rPr>
          <w:rFonts w:ascii="Arial" w:hAnsi="Arial" w:cs="Arial"/>
        </w:rPr>
        <w:t>).</w:t>
      </w:r>
    </w:p>
    <w:p w14:paraId="5924F96B">
      <w:pPr>
        <w:rPr>
          <w:rFonts w:ascii="Arial" w:hAnsi="Arial" w:cs="Arial"/>
        </w:rPr>
      </w:pPr>
      <w:r>
        <w:rPr>
          <w:rFonts w:hint="eastAsia" w:ascii="Arial" w:hAnsi="Arial" w:cs="Arial"/>
        </w:rPr>
        <w:t>For o</w:t>
      </w:r>
      <w:r>
        <w:rPr>
          <w:rFonts w:ascii="Arial" w:hAnsi="Arial" w:cs="Arial"/>
        </w:rPr>
        <w:t>ther repair pathways BER (</w:t>
      </w:r>
      <w:r>
        <w:rPr>
          <w:rFonts w:hint="eastAsia" w:ascii="Arial" w:hAnsi="Arial" w:cs="Arial"/>
        </w:rPr>
        <w:t>~16%</w:t>
      </w:r>
      <w:r>
        <w:rPr>
          <w:rFonts w:ascii="Arial" w:hAnsi="Arial" w:cs="Arial"/>
        </w:rPr>
        <w:t>)</w:t>
      </w:r>
      <w:r>
        <w:rPr>
          <w:rFonts w:hint="eastAsia" w:ascii="Arial" w:hAnsi="Arial" w:cs="Arial"/>
        </w:rPr>
        <w:t xml:space="preserve"> and </w:t>
      </w:r>
      <w:r>
        <w:rPr>
          <w:rFonts w:ascii="Arial" w:hAnsi="Arial" w:cs="Arial"/>
        </w:rPr>
        <w:t>MMR (</w:t>
      </w:r>
      <w:r>
        <w:rPr>
          <w:rFonts w:hint="eastAsia" w:ascii="Arial" w:hAnsi="Arial" w:cs="Arial"/>
          <w:highlight w:val="yellow"/>
        </w:rPr>
        <w:t>~6</w:t>
      </w:r>
      <w:r>
        <w:rPr>
          <w:rFonts w:ascii="Arial" w:hAnsi="Arial" w:cs="Arial"/>
          <w:highlight w:val="yellow"/>
        </w:rPr>
        <w:t>%</w:t>
      </w:r>
      <w:r>
        <w:rPr>
          <w:rFonts w:ascii="Arial" w:hAnsi="Arial" w:cs="Arial"/>
        </w:rPr>
        <w:t>)</w:t>
      </w:r>
      <w:r>
        <w:rPr>
          <w:rFonts w:hint="eastAsia" w:ascii="Arial" w:hAnsi="Arial" w:cs="Arial"/>
        </w:rPr>
        <w:t xml:space="preserve"> are comparable across four categories and essentially without inhibitory lactylated proteins (Fig 3e, 3f).</w:t>
      </w:r>
      <w:r>
        <w:rPr>
          <w:rFonts w:ascii="Arial" w:hAnsi="Arial" w:cs="Arial"/>
        </w:rPr>
        <w:t xml:space="preserve">  </w:t>
      </w:r>
      <w:r>
        <w:rPr>
          <w:rFonts w:hint="eastAsia" w:ascii="Arial" w:hAnsi="Arial" w:cs="Arial"/>
        </w:rPr>
        <w:t xml:space="preserve">But NER and </w:t>
      </w:r>
      <w:r>
        <w:rPr>
          <w:rFonts w:ascii="Arial" w:hAnsi="Arial" w:cs="Arial"/>
        </w:rPr>
        <w:t>FA are</w:t>
      </w:r>
      <w:r>
        <w:rPr>
          <w:rFonts w:hint="eastAsia" w:ascii="Arial" w:hAnsi="Arial" w:cs="Arial"/>
        </w:rPr>
        <w:t xml:space="preserve"> </w:t>
      </w:r>
      <w:r>
        <w:rPr>
          <w:rFonts w:ascii="Arial" w:hAnsi="Arial" w:cs="Arial"/>
        </w:rPr>
        <w:t>higher</w:t>
      </w:r>
      <w:r>
        <w:rPr>
          <w:rFonts w:hint="eastAsia" w:ascii="Arial" w:hAnsi="Arial" w:cs="Arial"/>
        </w:rPr>
        <w:t xml:space="preserve"> in cell lines </w:t>
      </w:r>
      <w:r>
        <w:rPr>
          <w:rFonts w:ascii="Arial" w:hAnsi="Arial" w:cs="Arial"/>
        </w:rPr>
        <w:t>than</w:t>
      </w:r>
      <w:r>
        <w:rPr>
          <w:rFonts w:hint="eastAsia" w:ascii="Arial" w:hAnsi="Arial" w:cs="Arial"/>
        </w:rPr>
        <w:t xml:space="preserve"> in tissues (Fig 3g, 3h), </w:t>
      </w:r>
      <w:r>
        <w:rPr>
          <w:rFonts w:ascii="Arial" w:hAnsi="Arial" w:cs="Arial"/>
        </w:rPr>
        <w:t>reminiscent</w:t>
      </w:r>
      <w:r>
        <w:rPr>
          <w:rFonts w:hint="eastAsia" w:ascii="Arial" w:hAnsi="Arial" w:cs="Arial"/>
        </w:rPr>
        <w:t xml:space="preserve"> of the trend of HR (Fig 3b)</w:t>
      </w:r>
      <w:r>
        <w:rPr>
          <w:rFonts w:ascii="Arial" w:hAnsi="Arial" w:cs="Arial"/>
        </w:rPr>
        <w:t>. FA combined</w:t>
      </w:r>
      <w:r>
        <w:rPr>
          <w:rFonts w:hint="eastAsia" w:ascii="Arial" w:hAnsi="Arial" w:cs="Arial"/>
        </w:rPr>
        <w:t xml:space="preserve"> with BER and HR are required</w:t>
      </w:r>
      <w:r>
        <w:rPr>
          <w:rFonts w:ascii="Arial" w:hAnsi="Arial" w:cs="Arial"/>
        </w:rPr>
        <w:t xml:space="preserve"> for </w:t>
      </w:r>
      <w:r>
        <w:rPr>
          <w:rFonts w:hint="eastAsia" w:ascii="Arial" w:hAnsi="Arial" w:cs="Arial"/>
        </w:rPr>
        <w:t xml:space="preserve">resolving </w:t>
      </w:r>
      <w:r>
        <w:rPr>
          <w:rFonts w:ascii="Arial" w:hAnsi="Arial" w:cs="Arial"/>
        </w:rPr>
        <w:t>interstrand crosslink</w:t>
      </w:r>
      <w:r>
        <w:rPr>
          <w:rFonts w:hint="eastAsia" w:ascii="Arial" w:hAnsi="Arial" w:cs="Arial"/>
        </w:rPr>
        <w:t>s</w:t>
      </w:r>
      <w:r>
        <w:rPr>
          <w:rFonts w:ascii="Arial" w:hAnsi="Arial" w:cs="Arial"/>
        </w:rPr>
        <w:t xml:space="preserve"> (ICL</w:t>
      </w:r>
      <w:r>
        <w:rPr>
          <w:rFonts w:hint="eastAsia" w:ascii="Arial" w:hAnsi="Arial" w:cs="Arial"/>
        </w:rPr>
        <w:t>s</w:t>
      </w:r>
      <w:r>
        <w:rPr>
          <w:rFonts w:ascii="Arial" w:hAnsi="Arial" w:cs="Arial"/>
        </w:rPr>
        <w:t>) (Fang 2025)</w:t>
      </w:r>
      <w:r>
        <w:rPr>
          <w:rFonts w:hint="eastAsia" w:ascii="Arial" w:hAnsi="Arial" w:cs="Arial"/>
        </w:rPr>
        <w:t xml:space="preserve">, and in practice, ICLs </w:t>
      </w:r>
      <w:r>
        <w:rPr>
          <w:rFonts w:ascii="Arial" w:hAnsi="Arial" w:cs="Arial"/>
        </w:rPr>
        <w:t>–</w:t>
      </w:r>
      <w:r>
        <w:rPr>
          <w:rFonts w:hint="eastAsia" w:ascii="Arial" w:hAnsi="Arial" w:cs="Arial"/>
        </w:rPr>
        <w:t xml:space="preserve"> inducing drugs were commonly used in cancer therapy (</w:t>
      </w:r>
      <w:r>
        <w:rPr>
          <w:rFonts w:ascii="Arial" w:hAnsi="Arial" w:cs="Arial"/>
        </w:rPr>
        <w:t>Rycenga</w:t>
      </w:r>
      <w:r>
        <w:rPr>
          <w:rFonts w:hint="eastAsia" w:ascii="Arial" w:hAnsi="Arial" w:cs="Arial"/>
        </w:rPr>
        <w:t xml:space="preserve"> 2018), targeting the lactylated proteins in FA, BER and HR is promising in killing the </w:t>
      </w:r>
      <w:r>
        <w:rPr>
          <w:rFonts w:ascii="Arial" w:hAnsi="Arial" w:cs="Arial"/>
        </w:rPr>
        <w:t>fast-proliferating</w:t>
      </w:r>
      <w:r>
        <w:rPr>
          <w:rFonts w:hint="eastAsia" w:ascii="Arial" w:hAnsi="Arial" w:cs="Arial"/>
        </w:rPr>
        <w:t xml:space="preserve"> cancer cells</w:t>
      </w:r>
    </w:p>
    <w:p w14:paraId="59481B7F">
      <w:pPr>
        <w:rPr>
          <w:rFonts w:ascii="Arial" w:hAnsi="Arial" w:cs="Arial"/>
        </w:rPr>
      </w:pPr>
      <w:r>
        <w:rPr>
          <w:rFonts w:ascii="Arial" w:hAnsi="Arial" w:cs="Arial"/>
        </w:rPr>
        <w:t xml:space="preserve">Regarding cross-talk between repair pathways, the most prominent interactions among lactylated DDR proteins were between HR and NHEJ. Nearly half of the proteins promoted both pathways, including </w:t>
      </w:r>
      <w:r>
        <w:rPr>
          <w:rFonts w:ascii="Arial" w:hAnsi="Arial" w:cs="Arial"/>
          <w:highlight w:val="yellow"/>
        </w:rPr>
        <w:t>H2AX, SETX, HLTF, PAXIP1, and PRMT1</w:t>
      </w:r>
      <w:r>
        <w:rPr>
          <w:rFonts w:ascii="Arial" w:hAnsi="Arial" w:cs="Arial"/>
        </w:rPr>
        <w:t xml:space="preserve">; proteins that inhibited both pathways included </w:t>
      </w:r>
      <w:r>
        <w:rPr>
          <w:rFonts w:ascii="Arial" w:hAnsi="Arial" w:cs="Arial"/>
          <w:highlight w:val="yellow"/>
        </w:rPr>
        <w:t>IFI16 and TERF2IP</w:t>
      </w:r>
      <w:r>
        <w:rPr>
          <w:rFonts w:ascii="Arial" w:hAnsi="Arial" w:cs="Arial"/>
        </w:rPr>
        <w:t>. In addition, a small number of proteins exhibited mutual inhibition, such as HR-promoting factors BRCA2 and BARD1, which inhibit NHEJ, and NHEJ-positive regulators SMCHD1 and RIF1, which inhibit HR. Furthermore, lactylated proteins including ATM, KIN, and the MRN complex (MRE11/RAD50/NB</w:t>
      </w:r>
      <w:r>
        <w:rPr>
          <w:rFonts w:hint="eastAsia" w:ascii="Arial" w:hAnsi="Arial" w:cs="Arial"/>
        </w:rPr>
        <w:t>S1</w:t>
      </w:r>
      <w:r>
        <w:rPr>
          <w:rFonts w:ascii="Arial" w:hAnsi="Arial" w:cs="Arial"/>
        </w:rPr>
        <w:t xml:space="preserve">) promoted HR, NHEJ, and A-EJ simultaneously. Competition and synergy among these factors ensure efficient repair of DNA DSBs. </w:t>
      </w:r>
    </w:p>
    <w:p w14:paraId="7A816E1C">
      <w:pPr>
        <w:rPr>
          <w:rFonts w:ascii="Arial" w:hAnsi="Arial" w:cs="Arial"/>
        </w:rPr>
      </w:pPr>
      <w:r>
        <w:rPr>
          <w:rFonts w:ascii="Arial" w:hAnsi="Arial" w:cs="Arial"/>
        </w:rPr>
        <w:t>Single-strand break repair pathways BER, NER, and MMR also share some commonly lactylated proteins, including RPA1, RFC1, and RFC4. Interestingly, besides the core FA components FANCI–FANCD2, we detected additional lactylated FA pathway proteins specifically in cell lines (but not in tissues), many of which are known HR proteins - including CCNK, ATR, BRCA1, FIGNL, and SLX4 (</w:t>
      </w:r>
      <w:r>
        <w:rPr>
          <w:rFonts w:ascii="Arial" w:hAnsi="Arial" w:cs="Arial"/>
          <w:highlight w:val="yellow"/>
        </w:rPr>
        <w:t>Fig. S</w:t>
      </w:r>
      <w:r>
        <w:rPr>
          <w:rFonts w:hint="eastAsia" w:ascii="Arial" w:hAnsi="Arial" w:cs="Arial"/>
          <w:highlight w:val="yellow"/>
        </w:rPr>
        <w:t>3</w:t>
      </w:r>
      <w:r>
        <w:rPr>
          <w:rFonts w:ascii="Arial" w:hAnsi="Arial" w:cs="Arial"/>
          <w:highlight w:val="yellow"/>
        </w:rPr>
        <w:t>a</w:t>
      </w:r>
      <w:r>
        <w:rPr>
          <w:rFonts w:hint="eastAsia" w:ascii="Arial" w:hAnsi="Arial" w:cs="Arial"/>
          <w:highlight w:val="yellow"/>
        </w:rPr>
        <w:t>-d</w:t>
      </w:r>
      <w:r>
        <w:rPr>
          <w:rFonts w:ascii="Arial" w:hAnsi="Arial" w:cs="Arial"/>
          <w:highlight w:val="yellow"/>
        </w:rPr>
        <w:t>, Table S</w:t>
      </w:r>
      <w:r>
        <w:rPr>
          <w:rFonts w:hint="eastAsia" w:ascii="Arial" w:hAnsi="Arial" w:cs="Arial"/>
          <w:highlight w:val="yellow"/>
        </w:rPr>
        <w:t>5</w:t>
      </w:r>
      <w:r>
        <w:rPr>
          <w:rFonts w:ascii="Arial" w:hAnsi="Arial" w:cs="Arial"/>
        </w:rPr>
        <w:t>). These results highlight the cooperative roles of HR and FA pathways in ICL repair, consistent with the established S</w:t>
      </w:r>
      <w:r>
        <w:rPr>
          <w:rFonts w:ascii="Cambria Math" w:hAnsi="Cambria Math" w:cs="Cambria Math"/>
        </w:rPr>
        <w:t>‑</w:t>
      </w:r>
      <w:r>
        <w:rPr>
          <w:rFonts w:ascii="Arial" w:hAnsi="Arial" w:cs="Arial"/>
        </w:rPr>
        <w:t>phase repair model (Knipscheer et al., 2009).</w:t>
      </w:r>
    </w:p>
    <w:p w14:paraId="08C07EB8">
      <w:pPr>
        <w:rPr>
          <w:rFonts w:ascii="Arial" w:hAnsi="Arial" w:cs="Arial"/>
        </w:rPr>
      </w:pPr>
    </w:p>
    <w:p w14:paraId="526A2C1F">
      <w:pPr>
        <w:rPr>
          <w:rFonts w:ascii="Arial" w:hAnsi="Arial" w:cs="Arial"/>
          <w:b/>
          <w:bCs/>
        </w:rPr>
      </w:pPr>
      <w:r>
        <w:rPr>
          <w:rFonts w:hint="eastAsia" w:ascii="Arial" w:hAnsi="Arial" w:cs="Arial"/>
          <w:b/>
          <w:bCs/>
        </w:rPr>
        <w:t>4</w:t>
      </w:r>
      <w:r>
        <w:rPr>
          <w:rFonts w:ascii="Arial" w:hAnsi="Arial" w:cs="Arial"/>
          <w:b/>
          <w:bCs/>
        </w:rPr>
        <w:t>. Landscape of Lactylation Writers, Erasers, and Readers</w:t>
      </w:r>
    </w:p>
    <w:p w14:paraId="4E2B7628">
      <w:pPr>
        <w:rPr>
          <w:rFonts w:ascii="Arial" w:hAnsi="Arial" w:cs="Arial"/>
        </w:rPr>
      </w:pPr>
      <w:r>
        <w:rPr>
          <w:rFonts w:ascii="Arial" w:hAnsi="Arial" w:cs="Arial"/>
        </w:rPr>
        <w:t>Lactylation is a reversible process involving writers (lactyltransferases) and erasers (delactylases). On the writer side, based on the direct substrate used, enzymes can be divided into two classes: those directly utilizing L-lactate, including AARS1 and AARS2 (Zong 2024; Li 2024b); and those utilizing L-Lactyl-CoA as substrate, which are typically conventional acetyltransferases, such as CREBBP, HAT1, KAT2A, KAT7, KAT8, and EP300 (Chen 2024; He 2025; Shang 2026; Zhu 2025a; Jin 2025; Huang 2026; Niu 2024; Xie 2024; Xu 2026). On the eraser side, members from all four classes of HDACs (Class I, IIA, IIB, and III) have been found to be responsible for delactylation (Moreno-Yruela 2022; Xu 2026; Li 2025; Zhou 2025; Du 2024; Zu 2022; Fan 2023; Nickel 2025; Jiang 2026). Interestingly, Class I HDAC family members (HDAC1–3) not only possess delactylase activity but also exhibit lactyltransferase activity (Gonzatti 2025), likely favoring lactylation under high lactate concentration conditions (in the 10 mM range) and delactylation under low concentration conditions. Similarly, Class IIB family member HDAC6 and Parkinson disease deglycase PARK7 also possess both lactyltransferase and delactylase dual activities (Sun 2024; Liu 2026; Sun 2026; Zhu 2025b). Beyond directly affecting protein function, lactylation also involves specialized proteins that recognize and transmit lactylation signals, i.e., readers. Histone acetylation reader proteins such as BRD4, BRD9, DPF2, and MLLT3 have been found to recognize lactylation as well (Zhang 2024; Wei 2026; Zhai 2024; Wang 2025).</w:t>
      </w:r>
    </w:p>
    <w:p w14:paraId="2A5E44C4">
      <w:pPr>
        <w:rPr>
          <w:rFonts w:ascii="Arial" w:hAnsi="Arial" w:cs="Arial"/>
        </w:rPr>
      </w:pPr>
      <w:r>
        <w:rPr>
          <w:rFonts w:ascii="Arial" w:hAnsi="Arial" w:cs="Arial"/>
        </w:rPr>
        <w:t>We grouped the above-mentioned lactylation-related enzymes and readers, together with additional proteins from the same families that have not yet been functionally validated, into four categories: 21 writers, 13 erasers, 7 writer-erasers, and 8 readers. By calculating the relative expression level of each protein in its corresponding tissue or cell line and ranking them, we generated a heatmap (</w:t>
      </w:r>
      <w:r>
        <w:rPr>
          <w:rFonts w:ascii="Arial" w:hAnsi="Arial" w:cs="Arial"/>
          <w:highlight w:val="yellow"/>
        </w:rPr>
        <w:t>Fig. 4a</w:t>
      </w:r>
      <w:r>
        <w:rPr>
          <w:rFonts w:ascii="Arial" w:hAnsi="Arial" w:cs="Arial"/>
        </w:rPr>
        <w:t>). On the writer side, we found that AARS1 and acetyl-CoA acetyltransferase 2 (ACAT2) were expressed across all tissues and cell lines with the highest abundance. KRT18, although not expressed in all samples, showed relatively high abundance</w:t>
      </w:r>
      <w:r>
        <w:rPr>
          <w:rFonts w:hint="eastAsia" w:ascii="Arial" w:hAnsi="Arial" w:cs="Arial"/>
        </w:rPr>
        <w:t xml:space="preserve"> too</w:t>
      </w:r>
      <w:r>
        <w:rPr>
          <w:rFonts w:ascii="Arial" w:hAnsi="Arial" w:cs="Arial"/>
        </w:rPr>
        <w:t xml:space="preserve">. However, we did not find any writer expressed exclusively in tumor tissues and absent in non-tumor tissues, nor any writer overexpressed in tumor tissues but expressed at low levels in non-tumor tissues. On the eraser side, HDAC Class IIa (HDAC4–5, 7–9), Class III (SIRT1–7), and Class IV (HDAC11) showed generally low expression levels, except for SIRT2, which was highly expressed in the hippocampus. PARK7, which possesses both lactyltransferase and delactylase activities, was highly expressed across all tissues and cell lines in this study, followed by </w:t>
      </w:r>
      <w:r>
        <w:rPr>
          <w:rFonts w:hint="eastAsia" w:ascii="Arial" w:hAnsi="Arial" w:cs="Arial"/>
        </w:rPr>
        <w:t xml:space="preserve">dual function enzyme </w:t>
      </w:r>
      <w:r>
        <w:rPr>
          <w:rFonts w:ascii="Arial" w:hAnsi="Arial" w:cs="Arial"/>
        </w:rPr>
        <w:t xml:space="preserve">HDAC1 and HDAC2. For lactylation signal reading, BRD4, SMARCA4, and TRIM33 exhibited broad expression across samples (Fig. </w:t>
      </w:r>
      <w:r>
        <w:rPr>
          <w:rFonts w:hint="eastAsia" w:ascii="Arial" w:hAnsi="Arial" w:cs="Arial"/>
        </w:rPr>
        <w:t>4</w:t>
      </w:r>
      <w:r>
        <w:rPr>
          <w:rFonts w:ascii="Arial" w:hAnsi="Arial" w:cs="Arial"/>
        </w:rPr>
        <w:t xml:space="preserve">a). </w:t>
      </w:r>
    </w:p>
    <w:p w14:paraId="7460AEA6">
      <w:pPr>
        <w:rPr>
          <w:rFonts w:ascii="Arial" w:hAnsi="Arial" w:cs="Arial"/>
        </w:rPr>
      </w:pPr>
      <w:r>
        <w:rPr>
          <w:rFonts w:ascii="Arial" w:hAnsi="Arial" w:cs="Arial"/>
        </w:rPr>
        <w:t>Interestingly, more than half of the lactylation enzyme systems and readers themselves were detected to be lactylated (</w:t>
      </w:r>
      <w:r>
        <w:rPr>
          <w:rFonts w:ascii="Arial" w:hAnsi="Arial" w:cs="Arial"/>
          <w:highlight w:val="yellow"/>
        </w:rPr>
        <w:t>Fig. 4b</w:t>
      </w:r>
      <w:r>
        <w:rPr>
          <w:rFonts w:ascii="Arial" w:hAnsi="Arial" w:cs="Arial"/>
        </w:rPr>
        <w:t>), with representative writers including KRT18, KAT7, GTF3C4, and HAT1; dual-function writer-erasers including HDAC1/2, HDAC6, and PARK7; and among readers, BRD4, CDYL, DPF2, TRIM33, and SMARCA4 showing substantial lactylation. In summary, the lactylation enzyme systems are similar in all four tissue and cell line categories, and most of these components are themselves regulated by lactylation.</w:t>
      </w:r>
    </w:p>
    <w:p w14:paraId="3C191981">
      <w:pPr>
        <w:rPr>
          <w:rFonts w:ascii="Arial" w:hAnsi="Arial" w:cs="Arial"/>
        </w:rPr>
      </w:pPr>
    </w:p>
    <w:p w14:paraId="29F445CD">
      <w:pPr>
        <w:rPr>
          <w:rFonts w:ascii="Arial" w:hAnsi="Arial" w:cs="Arial"/>
          <w:b/>
          <w:bCs/>
        </w:rPr>
      </w:pPr>
      <w:r>
        <w:rPr>
          <w:rFonts w:ascii="Arial" w:hAnsi="Arial" w:cs="Arial"/>
          <w:b/>
          <w:bCs/>
        </w:rPr>
        <w:t>Discussion</w:t>
      </w:r>
    </w:p>
    <w:p w14:paraId="1B269E72">
      <w:pPr>
        <w:rPr>
          <w:rFonts w:ascii="Arial" w:hAnsi="Arial" w:cs="Arial"/>
        </w:rPr>
      </w:pPr>
      <w:r>
        <w:rPr>
          <w:rFonts w:ascii="Arial" w:hAnsi="Arial" w:cs="Arial"/>
        </w:rPr>
        <w:t>Lactylation connects metabolism, DDR, and cancer therapy. While this discovery has generated considerable excitement in the DDR field, it also necessitates a re-evaluation of whether acetylation-regulated DDR processes might involve lactylation. The role of acetylation in DDR has been extensively studied. On the writer side, p300 and CBP participate in single-strand and double-strand repair through acetylation of histones and DDR-related proteins including ATM, DNA2, FEN1, polβ, PCNA, and E2F1 (Ramadan 2025; Balakrishnan 2010; Dutto 2020; Manickavinayaham 2019; Kumar 2021). On the eraser side, HDAC1–3 are thought to promote NHEJ and HR repair by affecting acetylation at histone sites such as H3K9, H3K56, and H2BK120 (Miller 2010; Bhaskara 2010; Di Giorgio 2024), and HDAC1 and HDAC3 directly enhance the activity of OGG1 and MutSβ to promote BER and MMR repair, respectively (Pao 2020; Williams 2020). The NAD+-dependent sirtuin family deacetylases, except SIRT5, have all been implicated in DDR (Lagunas-Rangel 2019), with SIRT1–3 participating in HR repair (Rasti 2023; Yasuda 2021). Additionally, SIRT1 directly downregulates Ku70 acetylation to affect the NHEJ pathway (Zhou 2026), and SIRT2 recruits OGG1 to OGG1 gene loci to promote its transcription, forming a cascade amplification effect that enhances BER repair (Geng 2024). However, a paradox arises in that acetylation and deacetylation, seemingly opposing biochemical processes, appear to have convergent effects on DNA repair. One explanation is that at damage sites, early damage response may require acetylation to achieve repair site accessibility, whereas later stages may require deacetylation to render transcription inactive and focus on repair (</w:t>
      </w:r>
      <w:r>
        <w:rPr>
          <w:rFonts w:ascii="Arial" w:hAnsi="Arial" w:cs="Arial"/>
          <w:highlight w:val="yellow"/>
        </w:rPr>
        <w:t>Min 2022</w:t>
      </w:r>
      <w:r>
        <w:rPr>
          <w:rFonts w:ascii="Arial" w:hAnsi="Arial" w:cs="Arial"/>
        </w:rPr>
        <w:t>). With the discovery of lactylation, and particularly the finding that both acetyltransferases and HDAC family members can add lactate groups, this apparent paradox may be reconciled.</w:t>
      </w:r>
    </w:p>
    <w:p w14:paraId="33992E24">
      <w:pPr>
        <w:rPr>
          <w:rFonts w:ascii="Arial" w:hAnsi="Arial" w:cs="Arial"/>
        </w:rPr>
      </w:pPr>
      <w:r>
        <w:rPr>
          <w:rFonts w:ascii="Arial" w:hAnsi="Arial" w:cs="Arial"/>
        </w:rPr>
        <w:t>Nevertheless, cross-talk between lactylation and acetylation on the same target protein remains an area requiring in-depth investigation: are they independent of each other, or do they influence one another? If they interact, is it competitive or synergistic? Streptococcus mutans lactate dehydrogenase (LDH) at K307 can be both lactylated and acetylated, with both modifications leading to reduced LDH enzymatic activity (Ma 2025). The cross-talk between lactylation and acetylation may differ across substrate proteins. Furthermore, YEATS2, which recognizes both acetylation and crotonylation, may also be responsible for lactylated histone reading (Li 2014; Zhao 2016; Wang 2025; Sheng 2026); and TRIM33, a ubiquitin E3 ligase that recognizes lactylation, can also recognize histone methylation and acetylation (</w:t>
      </w:r>
      <w:r>
        <w:rPr>
          <w:rFonts w:ascii="Arial" w:hAnsi="Arial" w:cs="Arial"/>
          <w:highlight w:val="yellow"/>
        </w:rPr>
        <w:t>Xi 2011</w:t>
      </w:r>
      <w:r>
        <w:rPr>
          <w:rFonts w:ascii="Arial" w:hAnsi="Arial" w:cs="Arial"/>
        </w:rPr>
        <w:t>; Nuñez 2024), further increasing the complexity of modification network cross-talk. Clarifying the relationships among these modifications urgently requires the development of novel multimodal PTM research tools.</w:t>
      </w:r>
    </w:p>
    <w:p w14:paraId="168BF3CC">
      <w:pPr>
        <w:rPr>
          <w:rFonts w:ascii="Arial" w:hAnsi="Arial" w:cs="Arial"/>
        </w:rPr>
      </w:pPr>
      <w:r>
        <w:rPr>
          <w:rFonts w:ascii="Arial" w:hAnsi="Arial" w:cs="Arial"/>
        </w:rPr>
        <w:t xml:space="preserve">Cancer therapies based on DDR include the use of radiation or drugs to induce DNA damage, with the additional option of blocking DNA repair via drugs. To further reduce side effects on non-tumor tissues, </w:t>
      </w:r>
      <w:r>
        <w:rPr>
          <w:rFonts w:hint="eastAsia" w:ascii="Arial" w:hAnsi="Arial" w:cs="Arial"/>
        </w:rPr>
        <w:t>imaging-assisted</w:t>
      </w:r>
      <w:r>
        <w:rPr>
          <w:rFonts w:ascii="Arial" w:hAnsi="Arial" w:cs="Arial"/>
        </w:rPr>
        <w:t xml:space="preserve"> radiotherapy methods can more precisely focus energy on tumor tissues (Verginadis 2025; Citrin 2026). Notably, FLASH-radiation technology in recent years delivers Gy-level irradiation to tumor tissues within sub seconds, achieving equivalent or better anti-cancer effects than conventional radiotherapy while causing fewer side effects in non-tumor tissues (Favaudon 2014; Bazalova-Carter 2025). However, the biological mechanisms underlying this differential effect - namely, which differences between tumor and surrounding normal tissues account for the distinct radiation responses - remain </w:t>
      </w:r>
      <w:r>
        <w:rPr>
          <w:rFonts w:hint="eastAsia" w:ascii="Arial" w:hAnsi="Arial" w:cs="Arial"/>
        </w:rPr>
        <w:t>elusive</w:t>
      </w:r>
      <w:r>
        <w:rPr>
          <w:rFonts w:ascii="Arial" w:hAnsi="Arial" w:cs="Arial"/>
        </w:rPr>
        <w:t>. Low-dose radiotherapy may balance immune system damage with the activation of the cGAS-STING pathway by cytosolic DNA released during DNA damage, further activating innate immunity and recruiting adaptive immune responses to kill cancer cells (He 2026; Darragh 2026). Whether FLASH</w:t>
      </w:r>
      <w:r>
        <w:rPr>
          <w:rFonts w:ascii="Arial" w:hAnsi="Arial" w:cs="Arial"/>
        </w:rPr>
        <w:noBreakHyphen/>
      </w:r>
      <w:r>
        <w:rPr>
          <w:rFonts w:ascii="Arial" w:hAnsi="Arial" w:cs="Arial"/>
        </w:rPr>
        <w:t>RT improves the immune microenvironment in a similar manner warrants further investigation.</w:t>
      </w:r>
    </w:p>
    <w:p w14:paraId="14463075">
      <w:pPr>
        <w:rPr>
          <w:rFonts w:ascii="Arial" w:hAnsi="Arial" w:cs="Arial"/>
        </w:rPr>
      </w:pPr>
      <w:r>
        <w:rPr>
          <w:rFonts w:ascii="Arial" w:hAnsi="Arial" w:cs="Arial"/>
        </w:rPr>
        <w:t xml:space="preserve">Building upon these radio-chemotherapy technologies, the role of lactylation in DDR offers new perspectives for enhancing cancer therapy efficacy. We systematically analyzed lactylation profiles in tumor tissues, non-tumor tissues, cancer cell lines, and normal cell lines, and found that the proportion of lactylated DDR proteins in cultured cell lines is higher than in tissues, and that tissues exhibit a higher proportion of NHEJ protein lactylation compared to cell lines, possibly related to the higher proportion of quiescent (G0) or G1-phase cells in tissues. Although the species of lactylated DDR-related proteins do not differ significantly between tumor and non-tumor tissues, this does not imply that quantitative lactylation levels - especially the degree of lactylation of specific proteins - are indistinguishable. Cancer-specifically elevated lactylation of individual proteins may still serve as therapeutic targets for that type of cancer. </w:t>
      </w:r>
    </w:p>
    <w:p w14:paraId="3298722A">
      <w:pPr>
        <w:rPr>
          <w:ins w:id="9" w:author="Jinglong Wang" w:date="2026-09-04T16:04:00Z"/>
          <w:rFonts w:ascii="Arial" w:hAnsi="Arial" w:cs="Arial"/>
        </w:rPr>
      </w:pPr>
      <w:r>
        <w:rPr>
          <w:rFonts w:ascii="Arial" w:hAnsi="Arial" w:cs="Arial"/>
        </w:rPr>
        <w:t>In summary, our integrative analysis delineates the common and distinctive DDR lactylation landscapes across tumor tissues, non</w:t>
      </w:r>
      <w:r>
        <w:rPr>
          <w:rFonts w:ascii="Cambria Math" w:hAnsi="Cambria Math" w:cs="Cambria Math"/>
        </w:rPr>
        <w:t>‑</w:t>
      </w:r>
      <w:r>
        <w:rPr>
          <w:rFonts w:ascii="Arial" w:hAnsi="Arial" w:cs="Arial"/>
        </w:rPr>
        <w:t>tumor tissues, cancer cell lines, and normal cell lines. The tumor</w:t>
      </w:r>
      <w:r>
        <w:rPr>
          <w:rFonts w:ascii="Cambria Math" w:hAnsi="Cambria Math" w:cs="Cambria Math"/>
        </w:rPr>
        <w:t>‑</w:t>
      </w:r>
      <w:r>
        <w:rPr>
          <w:rFonts w:ascii="Arial" w:hAnsi="Arial" w:cs="Arial"/>
        </w:rPr>
        <w:t>specific lactylated candidates we identified, including three DDR-regulatory proteins, HERC2 (in HCC), PSMA5 and RPTOR (in ESCC), and 99 additional proteins, constitute a resource for designing more precise therapeutic interventions that could complement radio</w:t>
      </w:r>
      <w:r>
        <w:rPr>
          <w:rFonts w:ascii="Cambria Math" w:hAnsi="Cambria Math" w:cs="Cambria Math"/>
        </w:rPr>
        <w:t>‑</w:t>
      </w:r>
      <w:r>
        <w:rPr>
          <w:rFonts w:ascii="Arial" w:hAnsi="Arial" w:cs="Arial"/>
        </w:rPr>
        <w:t>chemotherapy or immunotherapy. At the same time, our findings caution that global lactylation targeting may incur off</w:t>
      </w:r>
      <w:r>
        <w:rPr>
          <w:rFonts w:ascii="Cambria Math" w:hAnsi="Cambria Math" w:cs="Cambria Math"/>
        </w:rPr>
        <w:t>‑</w:t>
      </w:r>
      <w:r>
        <w:rPr>
          <w:rFonts w:ascii="Arial" w:hAnsi="Arial" w:cs="Arial"/>
        </w:rPr>
        <w:t>tumor effects, necessitating rigorous in vivo assessment. Collectively, this atlas provides a foundational platform for both mechanistic dissection and translational exploration in lactylation</w:t>
      </w:r>
      <w:r>
        <w:rPr>
          <w:rFonts w:ascii="Cambria Math" w:hAnsi="Cambria Math" w:cs="Cambria Math"/>
        </w:rPr>
        <w:t>‑</w:t>
      </w:r>
      <w:r>
        <w:rPr>
          <w:rFonts w:ascii="Arial" w:hAnsi="Arial" w:cs="Arial"/>
        </w:rPr>
        <w:t>based oncology.</w:t>
      </w:r>
    </w:p>
    <w:p w14:paraId="7BC926FD">
      <w:pPr>
        <w:rPr>
          <w:ins w:id="10" w:author="Jinglong Wang" w:date="2026-09-04T16:04:00Z"/>
          <w:rFonts w:ascii="Arial" w:hAnsi="Arial" w:cs="Arial"/>
        </w:rPr>
      </w:pPr>
    </w:p>
    <w:p w14:paraId="4E78E926">
      <w:pPr>
        <w:rPr>
          <w:rFonts w:ascii="Arial" w:hAnsi="Arial" w:cs="Arial"/>
          <w:b/>
          <w:bCs/>
        </w:rPr>
      </w:pPr>
      <w:r>
        <w:rPr>
          <w:rFonts w:ascii="Arial" w:hAnsi="Arial" w:cs="Arial"/>
          <w:b/>
          <w:bCs/>
        </w:rPr>
        <w:t>Acknowledgments</w:t>
      </w:r>
    </w:p>
    <w:p w14:paraId="0F953106">
      <w:pPr>
        <w:rPr>
          <w:rFonts w:ascii="Arial" w:hAnsi="Arial" w:cs="Arial"/>
        </w:rPr>
      </w:pPr>
      <w:r>
        <w:rPr>
          <w:rFonts w:ascii="Arial" w:hAnsi="Arial" w:cs="Arial"/>
        </w:rPr>
        <w:t xml:space="preserve">J.W. conceived the idea; Z.G. analyzed the data; Y.P. curated </w:t>
      </w:r>
      <w:r>
        <w:rPr>
          <w:rFonts w:hint="eastAsia" w:ascii="Arial" w:hAnsi="Arial" w:cs="Arial"/>
        </w:rPr>
        <w:t>the data</w:t>
      </w:r>
      <w:r>
        <w:rPr>
          <w:rFonts w:ascii="Arial" w:hAnsi="Arial" w:cs="Arial"/>
        </w:rPr>
        <w:t xml:space="preserve">; X.W. </w:t>
      </w:r>
      <w:r>
        <w:rPr>
          <w:rFonts w:hint="eastAsia" w:ascii="Arial" w:hAnsi="Arial" w:cs="Arial"/>
        </w:rPr>
        <w:t xml:space="preserve">, Y.L. </w:t>
      </w:r>
      <w:r>
        <w:rPr>
          <w:rFonts w:ascii="Arial" w:hAnsi="Arial" w:cs="Arial"/>
        </w:rPr>
        <w:t>and Y.W. participated in discussions. J.W. wrote the manuscript, and all authors read and revised the manuscript. This work was funded by the National Natural Science Foundation of China (Project No. 82504341).</w:t>
      </w:r>
    </w:p>
    <w:p w14:paraId="69865AF7">
      <w:pPr>
        <w:rPr>
          <w:rFonts w:ascii="Arial" w:hAnsi="Arial" w:cs="Arial"/>
        </w:rPr>
      </w:pPr>
    </w:p>
    <w:p w14:paraId="625CA0E0">
      <w:pPr>
        <w:rPr>
          <w:rFonts w:ascii="Arial" w:hAnsi="Arial" w:cs="Arial"/>
          <w:b/>
          <w:bCs/>
        </w:rPr>
      </w:pPr>
      <w:r>
        <w:rPr>
          <w:rFonts w:ascii="Arial" w:hAnsi="Arial" w:cs="Arial"/>
          <w:b/>
          <w:bCs/>
        </w:rPr>
        <w:t>Conflict of Interests</w:t>
      </w:r>
    </w:p>
    <w:p w14:paraId="1694A7D7">
      <w:pPr>
        <w:rPr>
          <w:rFonts w:ascii="Arial" w:hAnsi="Arial" w:cs="Arial"/>
        </w:rPr>
      </w:pPr>
      <w:r>
        <w:rPr>
          <w:rFonts w:ascii="Arial" w:hAnsi="Arial" w:cs="Arial"/>
        </w:rPr>
        <w:t>The authors declare no conflicts of interest.</w:t>
      </w:r>
    </w:p>
    <w:p w14:paraId="5FF79D40">
      <w:pPr>
        <w:rPr>
          <w:rFonts w:ascii="Arial" w:hAnsi="Arial" w:cs="Arial"/>
        </w:rPr>
      </w:pPr>
    </w:p>
    <w:p w14:paraId="3958784B">
      <w:pPr>
        <w:rPr>
          <w:rFonts w:ascii="Arial" w:hAnsi="Arial" w:cs="Arial"/>
          <w:b/>
          <w:bCs/>
        </w:rPr>
      </w:pPr>
      <w:r>
        <w:rPr>
          <w:rFonts w:ascii="Arial" w:hAnsi="Arial" w:cs="Arial"/>
          <w:b/>
          <w:bCs/>
        </w:rPr>
        <w:t>Methods</w:t>
      </w:r>
    </w:p>
    <w:p w14:paraId="120B9922">
      <w:pPr>
        <w:rPr>
          <w:rFonts w:ascii="Arial" w:hAnsi="Arial" w:cs="Arial"/>
          <w:b/>
          <w:bCs/>
        </w:rPr>
      </w:pPr>
      <w:r>
        <w:rPr>
          <w:rFonts w:ascii="Arial" w:hAnsi="Arial" w:cs="Arial"/>
          <w:b/>
          <w:bCs/>
        </w:rPr>
        <w:t>Study Design and Analytical Scope</w:t>
      </w:r>
    </w:p>
    <w:p w14:paraId="61FE768E">
      <w:pPr>
        <w:rPr>
          <w:rFonts w:ascii="Arial" w:hAnsi="Arial" w:cs="Arial"/>
        </w:rPr>
      </w:pPr>
      <w:r>
        <w:rPr>
          <w:rFonts w:ascii="Arial" w:hAnsi="Arial" w:cs="Arial"/>
        </w:rPr>
        <w:t xml:space="preserve">We performed an integrative secondary analysis of publicly available human lysine-lactylation (Kla) mass-spectrometry datasets. The analytical unit was a ProteomeXchange accession and biological sample-group combination. The final analysis contained </w:t>
      </w:r>
      <w:del w:id="11" w:author="gzy" w:date="2026-09-05T00:00:00Z">
        <w:r>
          <w:rPr>
            <w:rFonts w:ascii="Arial" w:hAnsi="Arial" w:cs="Arial"/>
          </w:rPr>
          <w:delText>30 Kla groups: nine non-tumor tissues, two tumor tissues</w:delText>
        </w:r>
      </w:del>
      <w:ins w:id="12" w:author="gzy" w:date="2026-09-05T00:00:00Z">
        <w:r>
          <w:rPr>
            <w:rFonts w:ascii="Arial" w:hAnsi="Arial" w:cs="Arial"/>
          </w:rPr>
          <w:t>31 Kla groups: nine non-tumor tissues, three tumor tissues</w:t>
        </w:r>
      </w:ins>
      <w:r>
        <w:rPr>
          <w:rFonts w:ascii="Arial" w:hAnsi="Arial" w:cs="Arial"/>
        </w:rPr>
        <w:t>, 12 cancer cell lines and seven normal cell lines. The category order used for tables and figures was non-tumor tissues, tumor tissues, cancer cell lines and normal cell lines.</w:t>
      </w:r>
    </w:p>
    <w:p w14:paraId="7A17112E">
      <w:pPr>
        <w:rPr>
          <w:rFonts w:ascii="Arial" w:hAnsi="Arial" w:cs="Arial"/>
        </w:rPr>
      </w:pPr>
      <w:r>
        <w:rPr>
          <w:rFonts w:ascii="Arial" w:hAnsi="Arial" w:cs="Arial"/>
        </w:rPr>
        <w:t xml:space="preserve">Each Kla group was evaluated together with a quantitative, non-Kla-enriched whole-proteome reference when an acceptable reference was available. Kla and reference measurements were treated as parallel protein-set measurements, not as paired treatment-effect measurements, when they originated from different cohorts or experimental states. The Kla group summaries and </w:t>
      </w:r>
      <w:del w:id="13" w:author="gzy" w:date="2026-09-05T00:00:00Z">
        <w:r>
          <w:rPr>
            <w:rFonts w:ascii="Arial" w:hAnsi="Arial" w:cs="Arial"/>
          </w:rPr>
          <w:delText>sample-level membership records</w:delText>
        </w:r>
      </w:del>
      <w:ins w:id="14" w:author="gzy" w:date="2026-09-05T00:00:00Z">
        <w:r>
          <w:rPr>
            <w:rFonts w:ascii="Arial" w:hAnsi="Arial" w:cs="Arial"/>
          </w:rPr>
          <w:t>group-level protein membership records</w:t>
        </w:r>
      </w:ins>
      <w:r>
        <w:rPr>
          <w:rFonts w:ascii="Arial" w:hAnsi="Arial" w:cs="Arial"/>
        </w:rPr>
        <w:t xml:space="preserve"> are provided in </w:t>
      </w:r>
      <w:r>
        <w:rPr>
          <w:rFonts w:ascii="Arial" w:hAnsi="Arial" w:cs="Arial"/>
          <w:highlight w:val="yellow"/>
        </w:rPr>
        <w:t>Table S1</w:t>
      </w:r>
      <w:r>
        <w:rPr>
          <w:rFonts w:ascii="Arial" w:hAnsi="Arial" w:cs="Arial"/>
        </w:rPr>
        <w:t xml:space="preserve">, and the whole-proteome reference summaries are provided in </w:t>
      </w:r>
      <w:r>
        <w:rPr>
          <w:rFonts w:ascii="Arial" w:hAnsi="Arial" w:cs="Arial"/>
          <w:highlight w:val="yellow"/>
        </w:rPr>
        <w:t>Table S</w:t>
      </w:r>
      <w:r>
        <w:rPr>
          <w:rFonts w:hint="eastAsia" w:ascii="Arial" w:hAnsi="Arial" w:cs="Arial"/>
          <w:highlight w:val="yellow"/>
        </w:rPr>
        <w:t>2</w:t>
      </w:r>
      <w:del w:id="15" w:author="gzy" w:date="2026-09-05T00:00:00Z">
        <w:r>
          <w:rPr>
            <w:rFonts w:ascii="Arial" w:hAnsi="Arial" w:cs="Arial"/>
          </w:rPr>
          <w:delText>.</w:delText>
        </w:r>
      </w:del>
      <w:ins w:id="16" w:author="gzy" w:date="2026-09-05T00:00:00Z">
        <w:r>
          <w:rPr>
            <w:rFonts w:ascii="Arial" w:hAnsi="Arial" w:cs="Arial"/>
          </w:rPr>
          <w:t>. Source-level sample observations used for the sample-level figures were retained in the analysis inputs and provenance records.</w:t>
        </w:r>
      </w:ins>
    </w:p>
    <w:p w14:paraId="61FB0B9E">
      <w:pPr>
        <w:rPr>
          <w:rFonts w:ascii="Arial" w:hAnsi="Arial" w:cs="Arial"/>
        </w:rPr>
      </w:pPr>
    </w:p>
    <w:p w14:paraId="76F99A9D">
      <w:pPr>
        <w:rPr>
          <w:rFonts w:ascii="Arial" w:hAnsi="Arial" w:cs="Arial"/>
          <w:b/>
          <w:bCs/>
        </w:rPr>
      </w:pPr>
      <w:r>
        <w:rPr>
          <w:rFonts w:ascii="Arial" w:hAnsi="Arial" w:cs="Arial"/>
          <w:b/>
          <w:bCs/>
        </w:rPr>
        <w:t>Acquisition of Public Proteomics Data</w:t>
      </w:r>
    </w:p>
    <w:p w14:paraId="60AD80A7">
      <w:pPr>
        <w:rPr>
          <w:rFonts w:ascii="Arial" w:hAnsi="Arial" w:cs="Arial"/>
        </w:rPr>
      </w:pPr>
      <w:r>
        <w:rPr>
          <w:rFonts w:ascii="Arial" w:hAnsi="Arial" w:cs="Arial"/>
        </w:rPr>
        <w:t>Lactylome datasets, study metadata and source publications were retrieved from ProteomeXchange/ProteomeCentral, PRIDE, iProX and openly available article supplements. Deposited database-search results and author-curated supplementary tables were used as the primary evidence sources. Raw mass-spectrometry files were retained for provenance but were not uniformly re-searched and were not treated as evidence of Kla without an explicit lactyl-lysine assignment.</w:t>
      </w:r>
    </w:p>
    <w:p w14:paraId="7B2D7E2D">
      <w:pPr>
        <w:rPr>
          <w:rFonts w:ascii="Arial" w:hAnsi="Arial" w:cs="Arial"/>
        </w:rPr>
      </w:pPr>
      <w:r>
        <w:rPr>
          <w:rFonts w:ascii="Arial" w:hAnsi="Arial" w:cs="Arial"/>
        </w:rPr>
        <w:t>Inclusion required an explicit Kla site, a lactylated peptide, a Kla-specific modification annotation or a Kla-specific quantitative feature. Generic anti-acyl enrichment, protein detection alone and non-PTM proteomes were not sufficient for Kla inclusion. File provenance, source fields, sample columns, digital object identifiers and repository accessions were retained for each included group.</w:t>
      </w:r>
    </w:p>
    <w:p w14:paraId="1B4E79B0">
      <w:pPr>
        <w:rPr>
          <w:rFonts w:ascii="Arial" w:hAnsi="Arial" w:cs="Arial"/>
        </w:rPr>
      </w:pPr>
    </w:p>
    <w:p w14:paraId="2C9F19CC">
      <w:pPr>
        <w:rPr>
          <w:rFonts w:ascii="Arial" w:hAnsi="Arial" w:cs="Arial"/>
          <w:b/>
          <w:bCs/>
        </w:rPr>
      </w:pPr>
      <w:r>
        <w:rPr>
          <w:rFonts w:ascii="Arial" w:hAnsi="Arial" w:cs="Arial"/>
          <w:b/>
          <w:bCs/>
        </w:rPr>
        <w:t>Extraction and Harmonization of Kla Evidenc</w:t>
      </w:r>
      <w:r>
        <w:rPr>
          <w:rFonts w:hint="eastAsia" w:ascii="Arial" w:hAnsi="Arial" w:cs="Arial"/>
          <w:b/>
          <w:bCs/>
        </w:rPr>
        <w:t>e</w:t>
      </w:r>
    </w:p>
    <w:p w14:paraId="6EAD7E2C">
      <w:pPr>
        <w:rPr>
          <w:rFonts w:ascii="Arial" w:hAnsi="Arial" w:cs="Arial"/>
        </w:rPr>
      </w:pPr>
      <w:r>
        <w:rPr>
          <w:rFonts w:ascii="Arial" w:hAnsi="Arial" w:cs="Arial"/>
        </w:rPr>
        <w:t>Dataset-specific parsers converted heterogeneous search outputs into a common sample-level evidence table. Supported inputs included MaxQuant modification site and evidence tables, PEAKS peptide and protein-peptide tables, Spectronaut PTM and precursor reports, Proteome Discoverer modification tables, and author-curated Kla site or peptide tables.</w:t>
      </w:r>
    </w:p>
    <w:p w14:paraId="10CE60BD">
      <w:pPr>
        <w:rPr>
          <w:rFonts w:ascii="Arial" w:hAnsi="Arial" w:cs="Arial"/>
        </w:rPr>
      </w:pPr>
      <w:r>
        <w:rPr>
          <w:rFonts w:ascii="Arial" w:hAnsi="Arial" w:cs="Arial"/>
        </w:rPr>
        <w:t>The harmonized records preserved study, sample, biological material, experimental group, replicate, modified peptide, protein site, localization probability when available, posterior error probability, identification score, evidence level and source record. Samples, conditions and replicates were not merged during parsing.</w:t>
      </w:r>
    </w:p>
    <w:p w14:paraId="5861E4C9">
      <w:pPr>
        <w:rPr>
          <w:rFonts w:ascii="Arial" w:hAnsi="Arial" w:cs="Arial"/>
        </w:rPr>
      </w:pPr>
      <w:r>
        <w:rPr>
          <w:rFonts w:ascii="Arial" w:hAnsi="Arial" w:cs="Arial"/>
        </w:rPr>
        <w:t>Decoy, reverse, potential-contaminant, non-human, invalid-protein, non-Kla and unlocalized records were excluded. Diagnostic ions were retained as supporting evidence but could not independently classify an otherwise unmodified peptide as Kla. Because source datasets used different search software and reporting conventions, no universal localization-probability threshold was imposed. Valid author-reported evidence was retained after source-specific quality control.</w:t>
      </w:r>
    </w:p>
    <w:p w14:paraId="3E92E0B7">
      <w:pPr>
        <w:rPr>
          <w:rFonts w:ascii="Arial" w:hAnsi="Arial" w:cs="Arial"/>
        </w:rPr>
      </w:pPr>
      <w:r>
        <w:rPr>
          <w:rFonts w:ascii="Arial" w:hAnsi="Arial" w:cs="Arial"/>
        </w:rPr>
        <w:t>Where author-curated and independently processed search results both existed, the dataset-specific integration rule was fixed before protein-set construction.</w:t>
      </w:r>
    </w:p>
    <w:p w14:paraId="23C3A353">
      <w:pPr>
        <w:rPr>
          <w:rFonts w:ascii="Arial" w:hAnsi="Arial" w:cs="Arial"/>
        </w:rPr>
      </w:pPr>
    </w:p>
    <w:p w14:paraId="235D6EA3">
      <w:pPr>
        <w:rPr>
          <w:rFonts w:ascii="Arial" w:hAnsi="Arial" w:cs="Arial"/>
          <w:b/>
          <w:bCs/>
        </w:rPr>
      </w:pPr>
      <w:r>
        <w:rPr>
          <w:rFonts w:ascii="Arial" w:hAnsi="Arial" w:cs="Arial"/>
          <w:b/>
          <w:bCs/>
        </w:rPr>
        <w:t>Protein Identifier Harmonization</w:t>
      </w:r>
    </w:p>
    <w:p w14:paraId="526A21A1">
      <w:pPr>
        <w:rPr>
          <w:rFonts w:ascii="Arial" w:hAnsi="Arial" w:cs="Arial"/>
        </w:rPr>
      </w:pPr>
      <w:r>
        <w:rPr>
          <w:rFonts w:ascii="Arial" w:hAnsi="Arial" w:cs="Arial"/>
        </w:rPr>
        <w:t>All matching, deduplication, merging and set membership used human UniProt accessions. Database prefixes were removed and UniProt isoform suffixes were collapsed to the canonical accession stem, referred to here as BaseAccession. Whole-proteome features reported as Ensembl protein identifiers were converted to UniProt through an explicit cached mapping. Gene symbols and protein names were retained for display and audit only and were not used as matching fallbacks.</w:t>
      </w:r>
    </w:p>
    <w:p w14:paraId="4C990317">
      <w:pPr>
        <w:rPr>
          <w:rFonts w:ascii="Arial" w:hAnsi="Arial" w:cs="Arial"/>
        </w:rPr>
      </w:pPr>
      <w:r>
        <w:rPr>
          <w:rFonts w:ascii="Arial" w:hAnsi="Arial" w:cs="Arial"/>
        </w:rPr>
        <w:t>Repeated observations of one BaseAccession arising from isoforms, technical records, replicate acquisitions, DDA/DIA measurements or subcellular fractions were retained at the evidence level and consolidated only when protein sets were constructed. Protein counts therefore represent unique BaseAccessions within each biological sample group.</w:t>
      </w:r>
    </w:p>
    <w:p w14:paraId="25186EE3">
      <w:pPr>
        <w:rPr>
          <w:rFonts w:ascii="Arial" w:hAnsi="Arial" w:cs="Arial"/>
        </w:rPr>
      </w:pPr>
    </w:p>
    <w:p w14:paraId="3562B2A9">
      <w:pPr>
        <w:rPr>
          <w:rFonts w:ascii="Arial" w:hAnsi="Arial" w:cs="Arial"/>
          <w:b/>
          <w:bCs/>
        </w:rPr>
      </w:pPr>
      <w:r>
        <w:rPr>
          <w:rFonts w:ascii="Arial" w:hAnsi="Arial" w:cs="Arial"/>
          <w:b/>
          <w:bCs/>
        </w:rPr>
        <w:t>Selection of WholeProteome References</w:t>
      </w:r>
    </w:p>
    <w:p w14:paraId="266CE014">
      <w:pPr>
        <w:rPr>
          <w:rFonts w:ascii="Arial" w:hAnsi="Arial" w:cs="Arial"/>
        </w:rPr>
      </w:pPr>
      <w:r>
        <w:rPr>
          <w:rFonts w:ascii="Arial" w:hAnsi="Arial" w:cs="Arial"/>
        </w:rPr>
        <w:t xml:space="preserve">References were required to be quantitative protein matrices generated without Kla or other PTM enrichment. Candidate references were prioritized </w:t>
      </w:r>
      <w:ins w:id="17" w:author="gzy" w:date="2026-09-05T13:03:17Z">
        <w:r>
          <w:rPr>
            <w:rFonts w:hint="eastAsia" w:ascii="Arial" w:hAnsi="Arial" w:cs="Arial"/>
            <w:lang w:val="en-US" w:eastAsia="zh-CN"/>
          </w:rPr>
          <w:t>in</w:t>
        </w:r>
      </w:ins>
      <w:r>
        <w:rPr>
          <w:rFonts w:ascii="Arial" w:hAnsi="Arial" w:cs="Arial"/>
        </w:rPr>
        <w:t xml:space="preserve"> the following order: (i) non-PTM measurements of the same biospecimens; (ii) matched samples from the same study; (iii) a baseline dataset for the same biological material; and (iv) an independent cohort with the same material identity and anatomical granularity. A related tissue or cell type was not accepted as a material match solely on the basis of biological similarity.</w:t>
      </w:r>
    </w:p>
    <w:p w14:paraId="39DD1B35">
      <w:pPr>
        <w:rPr>
          <w:rFonts w:ascii="Arial" w:hAnsi="Arial" w:cs="Arial"/>
        </w:rPr>
      </w:pPr>
      <w:r>
        <w:rPr>
          <w:rFonts w:ascii="Arial" w:hAnsi="Arial" w:cs="Arial"/>
        </w:rPr>
        <w:t>Material identity, donor or cohort relationship, disease state, treatment state, source measurements and sample subsets were reviewed separately. A material-matched reference was not described as a condition-matched control unless the source data supported that interpretation.</w:t>
      </w:r>
    </w:p>
    <w:p w14:paraId="7269A614">
      <w:pPr>
        <w:rPr>
          <w:rFonts w:ascii="Arial" w:hAnsi="Arial" w:cs="Arial"/>
        </w:rPr>
      </w:pPr>
      <w:del w:id="18" w:author="gzy" w:date="2026-09-05T00:00:00Z">
        <w:r>
          <w:rPr>
            <w:rFonts w:ascii="Arial" w:hAnsi="Arial" w:cs="Arial"/>
          </w:rPr>
          <w:delText>The final 30 Kla groups mapped to 28 unique whole-proteome display rows because two pairs of Kla studies used identical reference matrices and sample subsets; the analytical linkage remained at 30 rows.</w:delText>
        </w:r>
      </w:del>
      <w:ins w:id="19" w:author="gzy" w:date="2026-09-05T00:00:00Z">
        <w:r>
          <w:rPr>
            <w:rFonts w:ascii="Arial" w:hAnsi="Arial" w:cs="Arial"/>
          </w:rPr>
          <w:t>The final 31 Kla groups mapped to 29 unique whole-proteome display rows because two pairs of Kla studies used identical reference matrices and sample subsets; the analytical linkage remained at 31 rows. Reference reuse was retained for per-group linkage, flagged in provenance and not silently deduplicated in the descriptive plots.</w:t>
        </w:r>
      </w:ins>
    </w:p>
    <w:p w14:paraId="5A1547B2">
      <w:pPr>
        <w:rPr>
          <w:rFonts w:ascii="Arial" w:hAnsi="Arial" w:cs="Arial"/>
        </w:rPr>
      </w:pPr>
    </w:p>
    <w:p w14:paraId="7D6C705F">
      <w:pPr>
        <w:rPr>
          <w:rFonts w:ascii="Arial" w:hAnsi="Arial" w:cs="Arial"/>
          <w:b/>
          <w:bCs/>
        </w:rPr>
      </w:pPr>
      <w:r>
        <w:rPr>
          <w:rFonts w:ascii="Arial" w:hAnsi="Arial" w:cs="Arial"/>
          <w:b/>
          <w:bCs/>
        </w:rPr>
        <w:t>Definition of the DNA Damage</w:t>
      </w:r>
      <w:ins w:id="20" w:author="gzy" w:date="2026-09-05T13:03:57Z">
        <w:r>
          <w:rPr>
            <w:rFonts w:hint="eastAsia" w:ascii="Arial" w:hAnsi="Arial" w:cs="Arial"/>
            <w:b/>
            <w:bCs/>
            <w:lang w:val="en-US" w:eastAsia="zh-CN"/>
          </w:rPr>
          <w:t xml:space="preserve"> </w:t>
        </w:r>
      </w:ins>
      <w:r>
        <w:rPr>
          <w:rFonts w:ascii="Arial" w:hAnsi="Arial" w:cs="Arial"/>
          <w:b/>
          <w:bCs/>
        </w:rPr>
        <w:t>Response (DDR) Protein Set</w:t>
      </w:r>
    </w:p>
    <w:p w14:paraId="441FDE41">
      <w:pPr>
        <w:rPr>
          <w:rFonts w:ascii="Arial" w:hAnsi="Arial" w:cs="Arial"/>
        </w:rPr>
      </w:pPr>
      <w:r>
        <w:rPr>
          <w:rFonts w:ascii="Arial" w:hAnsi="Arial" w:cs="Arial"/>
        </w:rPr>
        <w:t>The DDR set was defined using a precompiled human GO-derived annotation resource</w:t>
      </w:r>
      <w:r>
        <w:rPr>
          <w:rFonts w:hint="eastAsia" w:ascii="Arial" w:hAnsi="Arial" w:cs="Arial"/>
        </w:rPr>
        <w:t xml:space="preserve"> (</w:t>
      </w:r>
      <w:r>
        <w:rPr>
          <w:rFonts w:ascii="Arial" w:hAnsi="Arial" w:cs="Arial"/>
          <w:highlight w:val="yellow"/>
        </w:rPr>
        <w:t>Table S3</w:t>
      </w:r>
      <w:r>
        <w:rPr>
          <w:rFonts w:hint="eastAsia" w:ascii="Arial" w:hAnsi="Arial" w:cs="Arial"/>
        </w:rPr>
        <w:t xml:space="preserve">), </w:t>
      </w:r>
      <w:r>
        <w:rPr>
          <w:rFonts w:ascii="Arial" w:hAnsi="Arial" w:cs="Arial"/>
        </w:rPr>
        <w:t xml:space="preserve">and we noted that the protein set and the annotation may be updated when new findings </w:t>
      </w:r>
      <w:r>
        <w:rPr>
          <w:rFonts w:hint="eastAsia" w:ascii="Arial" w:hAnsi="Arial" w:cs="Arial"/>
        </w:rPr>
        <w:t>emerge</w:t>
      </w:r>
      <w:r>
        <w:rPr>
          <w:rFonts w:ascii="Arial" w:hAnsi="Arial" w:cs="Arial"/>
        </w:rPr>
        <w:t>. Only human records linked to UniProtKB accessions were retained, and annotations with the GO qualifier NOT were removed. GO evidence codes were preserved for audit. Identifiers were normalized to BaseAccession before intersection with Kla and whole-proteome protein sets.</w:t>
      </w:r>
    </w:p>
    <w:p w14:paraId="159E3344">
      <w:pPr>
        <w:rPr>
          <w:rFonts w:ascii="Arial" w:hAnsi="Arial" w:cs="Arial"/>
        </w:rPr>
      </w:pPr>
    </w:p>
    <w:p w14:paraId="71216E66">
      <w:pPr>
        <w:rPr>
          <w:rFonts w:ascii="Arial" w:hAnsi="Arial" w:cs="Arial"/>
        </w:rPr>
      </w:pPr>
      <w:del w:id="21" w:author="gzy" w:date="2026-09-05T00:00:00Z">
        <w:r>
          <w:rPr>
            <w:rFonts w:ascii="Arial" w:hAnsi="Arial" w:cs="Arial"/>
          </w:rPr>
          <w:delText>For each sample group, the Kla and whole-proteome protein sets were intersected independently with the DDR set. The DDR fraction was calculated as</w:delText>
        </w:r>
      </w:del>
      <w:ins w:id="22" w:author="gzy" w:date="2026-09-05T00:00:00Z">
        <w:r>
          <w:rPr>
            <w:rFonts w:ascii="Arial" w:hAnsi="Arial" w:cs="Arial"/>
          </w:rPr>
          <w:t>For each publication group and each retained source-level sample observation, the Kla and whole-proteome protein sets were intersected independently with the DDR set. For the sample-level boxplots and pathway barplots, only observations labelled `ObservationType = "sample"` were retained; pooled, condition-level, model-level, dataset-union and other aggregate records were excluded from the plotted data and associated statistics. The DDR fraction was calculated as</w:t>
        </w:r>
      </w:ins>
    </w:p>
    <w:p w14:paraId="2A952FD3">
      <w:pPr>
        <w:rPr>
          <w:rFonts w:ascii="Arial" w:hAnsi="Arial" w:cs="Arial"/>
        </w:rPr>
      </w:pPr>
      <m:oMathPara>
        <m:oMath>
          <m:r>
            <m:rPr>
              <m:sty m:val="p"/>
            </m:rPr>
            <w:rPr>
              <w:rFonts w:ascii="DejaVu Math TeX Gyre" w:hAnsi="DejaVu Math TeX Gyre"/>
              <w:sz w:val="21"/>
            </w:rPr>
            <m:t>DDR fraction</m:t>
          </m:r>
          <m:r>
            <m:rPr/>
            <w:rPr>
              <w:rFonts w:ascii="DejaVu Math TeX Gyre" w:hAnsi="DejaVu Math TeX Gyre"/>
              <w:sz w:val="21"/>
            </w:rPr>
            <m:t>=</m:t>
          </m:r>
          <m:f>
            <m:fPr>
              <m:ctrlPr>
                <w:rPr>
                  <w:rFonts w:ascii="DejaVu Math TeX Gyre" w:hAnsi="DejaVu Math TeX Gyre"/>
                  <w:i/>
                  <w:sz w:val="21"/>
                </w:rPr>
              </m:ctrlPr>
            </m:fPr>
            <m:num>
              <m:r>
                <m:rPr/>
                <w:rPr>
                  <w:rFonts w:ascii="DejaVu Math TeX Gyre" w:hAnsi="DejaVu Math TeX Gyre"/>
                  <w:sz w:val="21"/>
                </w:rPr>
                <m:t>unique</m:t>
              </m:r>
              <m:r>
                <m:rPr>
                  <m:sty m:val="p"/>
                </m:rPr>
                <w:rPr>
                  <w:rFonts w:ascii="DejaVu Math TeX Gyre" w:hAnsi="DejaVu Math TeX Gyre"/>
                  <w:sz w:val="21"/>
                </w:rPr>
                <m:t xml:space="preserve"> </m:t>
              </m:r>
              <m:r>
                <m:rPr/>
                <w:rPr>
                  <w:rFonts w:ascii="DejaVu Math TeX Gyre" w:hAnsi="DejaVu Math TeX Gyre"/>
                  <w:sz w:val="21"/>
                </w:rPr>
                <m:t>BaseAccessions</m:t>
              </m:r>
              <m:r>
                <m:rPr>
                  <m:sty m:val="p"/>
                </m:rPr>
                <w:rPr>
                  <w:rFonts w:ascii="DejaVu Math TeX Gyre" w:hAnsi="DejaVu Math TeX Gyre"/>
                  <w:sz w:val="21"/>
                </w:rPr>
                <m:t xml:space="preserve"> </m:t>
              </m:r>
              <m:r>
                <m:rPr/>
                <w:rPr>
                  <w:rFonts w:ascii="DejaVu Math TeX Gyre" w:hAnsi="DejaVu Math TeX Gyre"/>
                  <w:sz w:val="21"/>
                </w:rPr>
                <m:t>intersecting</m:t>
              </m:r>
              <m:r>
                <m:rPr>
                  <m:sty m:val="p"/>
                </m:rPr>
                <w:rPr>
                  <w:rFonts w:ascii="DejaVu Math TeX Gyre" w:hAnsi="DejaVu Math TeX Gyre"/>
                  <w:sz w:val="21"/>
                </w:rPr>
                <m:t xml:space="preserve"> </m:t>
              </m:r>
              <m:r>
                <m:rPr/>
                <w:rPr>
                  <w:rFonts w:ascii="DejaVu Math TeX Gyre" w:hAnsi="DejaVu Math TeX Gyre"/>
                  <w:sz w:val="21"/>
                </w:rPr>
                <m:t>the</m:t>
              </m:r>
              <m:r>
                <m:rPr>
                  <m:sty m:val="p"/>
                </m:rPr>
                <w:rPr>
                  <w:rFonts w:ascii="DejaVu Math TeX Gyre" w:hAnsi="DejaVu Math TeX Gyre"/>
                  <w:sz w:val="21"/>
                </w:rPr>
                <m:t xml:space="preserve"> </m:t>
              </m:r>
              <m:r>
                <m:rPr/>
                <w:rPr>
                  <w:rFonts w:ascii="DejaVu Math TeX Gyre" w:hAnsi="DejaVu Math TeX Gyre"/>
                  <w:sz w:val="21"/>
                </w:rPr>
                <m:t>DDR</m:t>
              </m:r>
              <m:r>
                <m:rPr>
                  <m:sty m:val="p"/>
                </m:rPr>
                <w:rPr>
                  <w:rFonts w:ascii="DejaVu Math TeX Gyre" w:hAnsi="DejaVu Math TeX Gyre"/>
                  <w:sz w:val="21"/>
                </w:rPr>
                <m:t xml:space="preserve"> </m:t>
              </m:r>
              <m:r>
                <m:rPr/>
                <w:rPr>
                  <w:rFonts w:ascii="DejaVu Math TeX Gyre" w:hAnsi="DejaVu Math TeX Gyre"/>
                  <w:sz w:val="21"/>
                </w:rPr>
                <m:t>set</m:t>
              </m:r>
              <m:ctrlPr>
                <w:rPr>
                  <w:rFonts w:ascii="DejaVu Math TeX Gyre" w:hAnsi="DejaVu Math TeX Gyre"/>
                  <w:sz w:val="21"/>
                </w:rPr>
              </m:ctrlPr>
            </m:num>
            <m:den>
              <m:r>
                <m:rPr/>
                <w:rPr>
                  <w:rFonts w:ascii="DejaVu Math TeX Gyre" w:hAnsi="DejaVu Math TeX Gyre"/>
                  <w:sz w:val="21"/>
                </w:rPr>
                <m:t>all</m:t>
              </m:r>
              <m:r>
                <m:rPr>
                  <m:sty m:val="p"/>
                </m:rPr>
                <w:rPr>
                  <w:rFonts w:ascii="DejaVu Math TeX Gyre" w:hAnsi="DejaVu Math TeX Gyre"/>
                  <w:sz w:val="21"/>
                </w:rPr>
                <m:t xml:space="preserve"> </m:t>
              </m:r>
              <m:r>
                <m:rPr/>
                <w:rPr>
                  <w:rFonts w:ascii="DejaVu Math TeX Gyre" w:hAnsi="DejaVu Math TeX Gyre"/>
                  <w:sz w:val="21"/>
                </w:rPr>
                <m:t>unique</m:t>
              </m:r>
              <m:r>
                <m:rPr>
                  <m:sty m:val="p"/>
                </m:rPr>
                <w:rPr>
                  <w:rFonts w:ascii="DejaVu Math TeX Gyre" w:hAnsi="DejaVu Math TeX Gyre"/>
                  <w:sz w:val="21"/>
                </w:rPr>
                <m:t xml:space="preserve"> </m:t>
              </m:r>
              <m:r>
                <m:rPr/>
                <w:rPr>
                  <w:rFonts w:ascii="DejaVu Math TeX Gyre" w:hAnsi="DejaVu Math TeX Gyre"/>
                  <w:sz w:val="21"/>
                </w:rPr>
                <m:t>BaseAccessions</m:t>
              </m:r>
              <m:r>
                <m:rPr>
                  <m:sty m:val="p"/>
                </m:rPr>
                <w:rPr>
                  <w:rFonts w:ascii="DejaVu Math TeX Gyre" w:hAnsi="DejaVu Math TeX Gyre"/>
                  <w:sz w:val="21"/>
                </w:rPr>
                <m:t xml:space="preserve"> </m:t>
              </m:r>
              <m:r>
                <m:rPr/>
                <w:rPr>
                  <w:rFonts w:ascii="DejaVu Math TeX Gyre" w:hAnsi="DejaVu Math TeX Gyre"/>
                  <w:sz w:val="21"/>
                </w:rPr>
                <m:t>in</m:t>
              </m:r>
              <m:r>
                <m:rPr>
                  <m:sty m:val="p"/>
                </m:rPr>
                <w:rPr>
                  <w:rFonts w:ascii="DejaVu Math TeX Gyre" w:hAnsi="DejaVu Math TeX Gyre"/>
                  <w:sz w:val="21"/>
                </w:rPr>
                <m:t xml:space="preserve"> </m:t>
              </m:r>
              <m:r>
                <m:rPr/>
                <w:rPr>
                  <w:rFonts w:ascii="DejaVu Math TeX Gyre" w:hAnsi="DejaVu Math TeX Gyre"/>
                  <w:sz w:val="21"/>
                </w:rPr>
                <m:t>the</m:t>
              </m:r>
              <m:r>
                <m:rPr>
                  <m:sty m:val="p"/>
                </m:rPr>
                <w:rPr>
                  <w:rFonts w:ascii="DejaVu Math TeX Gyre" w:hAnsi="DejaVu Math TeX Gyre"/>
                  <w:sz w:val="21"/>
                </w:rPr>
                <m:t xml:space="preserve"> </m:t>
              </m:r>
              <m:r>
                <m:rPr/>
                <w:rPr>
                  <w:rFonts w:ascii="DejaVu Math TeX Gyre" w:hAnsi="DejaVu Math TeX Gyre"/>
                  <w:sz w:val="21"/>
                </w:rPr>
                <m:t>corresponding</m:t>
              </m:r>
              <m:r>
                <m:rPr>
                  <m:sty m:val="p"/>
                </m:rPr>
                <w:rPr>
                  <w:rFonts w:ascii="DejaVu Math TeX Gyre" w:hAnsi="DejaVu Math TeX Gyre"/>
                  <w:sz w:val="21"/>
                </w:rPr>
                <m:t xml:space="preserve"> </m:t>
              </m:r>
              <m:r>
                <m:rPr/>
                <w:rPr>
                  <w:rFonts w:ascii="DejaVu Math TeX Gyre" w:hAnsi="DejaVu Math TeX Gyre"/>
                  <w:sz w:val="21"/>
                </w:rPr>
                <m:t>protein</m:t>
              </m:r>
              <m:r>
                <m:rPr>
                  <m:sty m:val="p"/>
                </m:rPr>
                <w:rPr>
                  <w:rFonts w:ascii="DejaVu Math TeX Gyre" w:hAnsi="DejaVu Math TeX Gyre"/>
                  <w:sz w:val="21"/>
                </w:rPr>
                <m:t xml:space="preserve"> </m:t>
              </m:r>
              <m:r>
                <m:rPr/>
                <w:rPr>
                  <w:rFonts w:ascii="DejaVu Math TeX Gyre" w:hAnsi="DejaVu Math TeX Gyre"/>
                  <w:sz w:val="21"/>
                </w:rPr>
                <m:t>set</m:t>
              </m:r>
              <m:ctrlPr>
                <w:rPr>
                  <w:rFonts w:ascii="DejaVu Math TeX Gyre" w:hAnsi="DejaVu Math TeX Gyre"/>
                  <w:sz w:val="21"/>
                </w:rPr>
              </m:ctrlPr>
            </m:den>
          </m:f>
          <m:r>
            <m:rPr/>
            <w:rPr>
              <w:rFonts w:ascii="DejaVu Math TeX Gyre" w:hAnsi="DejaVu Math TeX Gyre"/>
              <w:sz w:val="21"/>
            </w:rPr>
            <m:t>.</m:t>
          </m:r>
        </m:oMath>
      </m:oMathPara>
    </w:p>
    <w:p w14:paraId="3858735E">
      <w:pPr>
        <w:rPr>
          <w:rFonts w:ascii="Arial" w:hAnsi="Arial" w:cs="Arial"/>
        </w:rPr>
      </w:pPr>
      <w:r>
        <w:rPr>
          <w:rFonts w:ascii="Arial" w:hAnsi="Arial" w:cs="Arial"/>
        </w:rPr>
        <w:t>Kla and whole-proteome denominators were calculated independently. These cross-study fractions were summarized descriptively and were not interpreted as direct measurements of DNA damage, pathway activation or treatment response.</w:t>
      </w:r>
    </w:p>
    <w:p w14:paraId="344E9C17">
      <w:pPr>
        <w:rPr>
          <w:rFonts w:ascii="Arial" w:hAnsi="Arial" w:cs="Arial"/>
          <w:b/>
          <w:bCs/>
        </w:rPr>
      </w:pPr>
      <w:r>
        <w:rPr>
          <w:rFonts w:ascii="Arial" w:hAnsi="Arial" w:cs="Arial"/>
          <w:b/>
          <w:bCs/>
        </w:rPr>
        <w:t>Lactylation Regulator Annotations and Percentile Heatmap</w:t>
      </w:r>
    </w:p>
    <w:p w14:paraId="46C6E803">
      <w:pPr>
        <w:rPr>
          <w:rFonts w:ascii="Arial" w:hAnsi="Arial" w:cs="Arial"/>
          <w:b/>
          <w:bCs/>
        </w:rPr>
      </w:pPr>
    </w:p>
    <w:p w14:paraId="57BF83C5">
      <w:pPr>
        <w:rPr>
          <w:rFonts w:ascii="Arial" w:hAnsi="Arial" w:cs="Arial"/>
        </w:rPr>
      </w:pPr>
      <w:r>
        <w:rPr>
          <w:rFonts w:ascii="Arial" w:hAnsi="Arial" w:cs="Arial"/>
        </w:rPr>
        <w:t>A curated list of Kla Writers, Erasers and Readers (</w:t>
      </w:r>
      <w:r>
        <w:rPr>
          <w:rFonts w:ascii="Arial" w:hAnsi="Arial" w:cs="Arial"/>
          <w:highlight w:val="yellow"/>
        </w:rPr>
        <w:t>Table S</w:t>
      </w:r>
      <w:r>
        <w:rPr>
          <w:rFonts w:hint="eastAsia" w:ascii="Arial" w:hAnsi="Arial" w:cs="Arial"/>
          <w:highlight w:val="yellow"/>
        </w:rPr>
        <w:t>6</w:t>
      </w:r>
      <w:r>
        <w:rPr>
          <w:rFonts w:ascii="Arial" w:hAnsi="Arial" w:cs="Arial"/>
        </w:rPr>
        <w:t>)</w:t>
      </w:r>
      <w:r>
        <w:rPr>
          <w:rFonts w:hint="eastAsia" w:ascii="Arial" w:hAnsi="Arial" w:cs="Arial"/>
        </w:rPr>
        <w:t xml:space="preserve"> </w:t>
      </w:r>
      <w:r>
        <w:rPr>
          <w:rFonts w:ascii="Arial" w:hAnsi="Arial" w:cs="Arial"/>
        </w:rPr>
        <w:t>was mapped to human UniProt BaseAccessions. Proteins with more than one reported regulatory role were retained in each corresponding display facet, while protein-set statistics remained deduplicated by BaseAccession.</w:t>
      </w:r>
    </w:p>
    <w:p w14:paraId="692EFDBF">
      <w:pPr>
        <w:rPr>
          <w:rFonts w:ascii="Arial" w:hAnsi="Arial" w:cs="Arial"/>
        </w:rPr>
      </w:pPr>
      <w:r>
        <w:rPr>
          <w:rFonts w:ascii="Arial" w:hAnsi="Arial" w:cs="Arial"/>
        </w:rPr>
        <w:t>Raw Kla intensities were not compared directly across studies. Within each quantitative sample, signals belonging to the same normalized Kla feature were</w:t>
      </w:r>
      <w:del w:id="23" w:author="gzy" w:date="2026-09-05T00:00:00Z">
        <w:r>
          <w:rPr>
            <w:rFonts w:ascii="Arial" w:hAnsi="Arial" w:cs="Arial"/>
          </w:rPr>
          <w:delText xml:space="preserve"> summed and transformed as </w:delText>
        </w:r>
      </w:del>
      <w:ins w:id="24" w:author="gzy" w:date="2026-09-05T00:00:00Z">
        <w:r>
          <w:rPr>
            <w:rFonts w:ascii="Arial" w:hAnsi="Arial" w:cs="Arial"/>
          </w:rPr>
          <w:t xml:space="preserve"> summed; the summed values were transformed as </w:t>
        </w:r>
      </w:ins>
      <m:oMath>
        <m:r>
          <m:rPr>
            <m:sty m:val="p"/>
          </m:rPr>
          <w:rPr>
            <w:rFonts w:ascii="DejaVu Math TeX Gyre" w:hAnsi="DejaVu Math TeX Gyre" w:cs="Arial"/>
          </w:rPr>
          <m:t>log2_(x+1)</m:t>
        </m:r>
      </m:oMath>
      <w:del w:id="25" w:author="gzy" w:date="2026-09-05T00:00:00Z">
        <w:r>
          <w:rPr>
            <w:rFonts w:ascii="Arial" w:hAnsi="Arial" w:cs="Arial"/>
          </w:rPr>
          <w:delText xml:space="preserve"> ranked with average ranks</w:delText>
        </w:r>
      </w:del>
      <w:ins w:id="26" w:author="gzy" w:date="2026-09-05T00:00:00Z">
        <w:r>
          <w:rPr>
            <w:rFonts w:ascii="Arial" w:hAnsi="Arial" w:cs="Arial"/>
          </w:rPr>
          <w:t>, then ranked with average ranks</w:t>
        </w:r>
      </w:ins>
      <w:r>
        <w:rPr>
          <w:rFonts w:ascii="Arial" w:hAnsi="Arial" w:cs="Arial"/>
        </w:rPr>
        <w:t xml:space="preserve"> for ties, and converted to within-sample percentiles.</w:t>
      </w:r>
    </w:p>
    <w:p w14:paraId="4AC978C7">
      <w:pPr>
        <w:rPr>
          <w:rFonts w:ascii="Arial" w:hAnsi="Arial" w:cs="Arial"/>
        </w:rPr>
      </w:pPr>
      <w:del w:id="27" w:author="gzy" w:date="2026-09-05T00:00:00Z">
        <w:r>
          <w:rPr>
            <w:rFonts w:ascii="Arial" w:hAnsi="Arial" w:cs="Arial"/>
          </w:rPr>
          <w:delText>Regulator percentiles were summarized by the median across conditions or replicates in the same sample group. An undetected regulator was assigned 0 only as a visualization convention; this value does not denote measured biological zero abundance.</w:delText>
        </w:r>
      </w:del>
      <w:ins w:id="28" w:author="gzy" w:date="2026-09-05T00:00:00Z">
        <w:r>
          <w:rPr>
            <w:rFonts w:ascii="Arial" w:hAnsi="Arial" w:cs="Arial"/>
          </w:rPr>
          <w:t>Regulator percentiles were summarized by the median across conditions or replicates in the same sample group. For any sample in which a regulator was not detected, its percentile was set to 0 before the median as a visualization convention; this zero-coding affects the summary but does not denote measured biological zero abundance.</w:t>
        </w:r>
      </w:ins>
    </w:p>
    <w:p w14:paraId="2E2B55D1">
      <w:pPr>
        <w:rPr>
          <w:rFonts w:ascii="Arial" w:hAnsi="Arial" w:cs="Arial"/>
        </w:rPr>
      </w:pPr>
    </w:p>
    <w:p w14:paraId="4F87FF80">
      <w:pPr>
        <w:rPr>
          <w:rFonts w:ascii="Arial" w:hAnsi="Arial" w:cs="Arial"/>
        </w:rPr>
      </w:pPr>
      <w:r>
        <w:rPr>
          <w:rFonts w:ascii="Arial" w:hAnsi="Arial" w:cs="Arial"/>
        </w:rPr>
        <w:t>Whole-proteome percentiles were calculated analogously from valid protein-level quantities in the selected non-PTM reference matrices. Decoys, contaminants and invalid records were excluded, duplicate BaseAccessions were consolidated, and quantities already reported on a log2 scale were ranked without an additional log transformation.</w:t>
      </w:r>
    </w:p>
    <w:p w14:paraId="2F61C3C4">
      <w:pPr>
        <w:rPr>
          <w:rFonts w:ascii="Arial" w:hAnsi="Arial" w:cs="Arial"/>
        </w:rPr>
      </w:pPr>
      <w:r>
        <w:rPr>
          <w:rFonts w:ascii="Arial" w:hAnsi="Arial" w:cs="Arial"/>
        </w:rPr>
        <w:t>Kla and reference heatmaps used the same four-category order and the same regulator facets.</w:t>
      </w:r>
    </w:p>
    <w:p w14:paraId="54A0101E">
      <w:pPr>
        <w:rPr>
          <w:rFonts w:ascii="Arial" w:hAnsi="Arial" w:cs="Arial"/>
        </w:rPr>
      </w:pPr>
    </w:p>
    <w:p w14:paraId="1B97278B">
      <w:pPr>
        <w:rPr>
          <w:rFonts w:ascii="Arial" w:hAnsi="Arial" w:cs="Arial"/>
          <w:b/>
          <w:bCs/>
        </w:rPr>
      </w:pPr>
      <w:del w:id="29" w:author="gzy" w:date="2026-09-05T00:00:00Z">
        <w:r>
          <w:rPr>
            <w:rFonts w:ascii="Arial" w:hAnsi="Arial" w:cs="Arial"/>
            <w:b/>
            <w:bCs/>
          </w:rPr>
          <w:delText>Exact Four-Set Venn Analyses</w:delText>
        </w:r>
      </w:del>
      <w:ins w:id="30" w:author="gzy" w:date="2026-09-05T00:00:00Z">
        <w:r>
          <w:rPr>
            <w:rFonts w:ascii="Arial" w:hAnsi="Arial" w:cs="Arial"/>
            <w:b/>
            <w:bCs/>
          </w:rPr>
          <w:t>Exact Four-Set Intersection (UpSet) Analyses</w:t>
        </w:r>
      </w:ins>
    </w:p>
    <w:p w14:paraId="10D4AE68">
      <w:pPr>
        <w:rPr>
          <w:rFonts w:ascii="Arial" w:hAnsi="Arial" w:cs="Arial"/>
        </w:rPr>
      </w:pPr>
      <w:r>
        <w:rPr>
          <w:rFonts w:ascii="Arial" w:hAnsi="Arial" w:cs="Arial"/>
        </w:rPr>
        <w:t xml:space="preserve">Four-category protein sets were constructed separately for all Kla proteins, Kla-DDR proteins, whole-proteome proteins and whole-proteome DDR proteins. Within each analysis, proteins were deduplicated by BaseAccession and assigned to one of the 15 mutually exclusive regions defined by membership in the four biological categories. Exact membership tables and region counts are provided in </w:t>
      </w:r>
      <w:r>
        <w:rPr>
          <w:rFonts w:ascii="Arial" w:hAnsi="Arial" w:cs="Arial"/>
          <w:highlight w:val="yellow"/>
        </w:rPr>
        <w:t>Table S</w:t>
      </w:r>
      <w:r>
        <w:rPr>
          <w:rFonts w:hint="eastAsia" w:ascii="Arial" w:hAnsi="Arial" w:cs="Arial"/>
          <w:highlight w:val="yellow"/>
        </w:rPr>
        <w:t>4</w:t>
      </w:r>
      <w:r>
        <w:rPr>
          <w:rFonts w:ascii="Arial" w:hAnsi="Arial" w:cs="Arial"/>
        </w:rPr>
        <w:t>.</w:t>
      </w:r>
    </w:p>
    <w:p w14:paraId="4A337404">
      <w:pPr>
        <w:rPr>
          <w:rFonts w:ascii="Arial" w:hAnsi="Arial" w:cs="Arial"/>
        </w:rPr>
      </w:pPr>
      <w:del w:id="31" w:author="gzy" w:date="2026-09-05T00:00:00Z">
        <w:r>
          <w:rPr>
            <w:rFonts w:ascii="Arial" w:hAnsi="Arial" w:cs="Arial"/>
          </w:rPr>
          <w:delText>The diagrams used fixed schematic geometry. Region area was not used to encode protein abundance or intersection size; printed counts were the quantitative encoding. Zero-count regions were retained, and all displayed counts were reconstructed from the underlying membership table rather than inferred from diagram area.</w:delText>
        </w:r>
      </w:del>
      <w:ins w:id="32" w:author="gzy" w:date="2026-09-05T00:00:00Z">
        <w:r>
          <w:rPr>
            <w:rFonts w:ascii="Arial" w:hAnsi="Arial" w:cs="Arial"/>
          </w:rPr>
          <w:t>The four-set intersections were visualized with UpSet plots: bars encode the exact protein count for each intersection, the dot matrix encodes set membership, and set-size bars show the marginal size of each category. All 15 mutually exclusive regions, including zero-count regions, were retained and reconstructed from the underlying membership table. For direct comparison, the whole-proteome DDR plot used the intersection order of the Kla-DDR plot.</w:t>
        </w:r>
      </w:ins>
    </w:p>
    <w:p w14:paraId="32F6AC0C">
      <w:pPr>
        <w:rPr>
          <w:rFonts w:ascii="Arial" w:hAnsi="Arial" w:cs="Arial"/>
          <w:b/>
          <w:bCs/>
        </w:rPr>
      </w:pPr>
      <w:r>
        <w:rPr>
          <w:rFonts w:ascii="Arial" w:hAnsi="Arial" w:cs="Arial"/>
          <w:b/>
          <w:bCs/>
        </w:rPr>
        <w:t>Signed pathway scoring and linear matrices</w:t>
      </w:r>
    </w:p>
    <w:p w14:paraId="3C332618">
      <w:pPr>
        <w:rPr>
          <w:rFonts w:ascii="Arial" w:hAnsi="Arial" w:cs="Arial"/>
        </w:rPr>
      </w:pPr>
      <w:r>
        <w:rPr>
          <w:rFonts w:ascii="Arial" w:hAnsi="Arial" w:cs="Arial"/>
        </w:rPr>
        <w:t xml:space="preserve">The revised manually curated score table was filtered to the </w:t>
      </w:r>
      <w:ins w:id="33" w:author="gzy" w:date="2026-09-05T13:05:53Z">
        <w:r>
          <w:rPr>
            <w:rFonts w:hint="eastAsia" w:ascii="Arial" w:hAnsi="Arial" w:cs="Arial"/>
            <w:lang w:val="en-US" w:eastAsia="zh-CN"/>
          </w:rPr>
          <w:t>4</w:t>
        </w:r>
      </w:ins>
      <w:ins w:id="34" w:author="gzy" w:date="2026-09-05T13:05:54Z">
        <w:r>
          <w:rPr>
            <w:rFonts w:hint="eastAsia" w:ascii="Arial" w:hAnsi="Arial" w:cs="Arial"/>
            <w:lang w:val="en-US" w:eastAsia="zh-CN"/>
          </w:rPr>
          <w:t>01</w:t>
        </w:r>
      </w:ins>
      <w:del w:id="35" w:author="gzy" w:date="2026-09-05T13:05:52Z">
        <w:bookmarkStart w:id="0" w:name="_GoBack"/>
        <w:bookmarkEnd w:id="0"/>
        <w:r>
          <w:rPr>
            <w:rFonts w:ascii="Arial" w:hAnsi="Arial" w:cs="Arial"/>
          </w:rPr>
          <w:delText>399</w:delText>
        </w:r>
      </w:del>
      <w:r>
        <w:rPr>
          <w:rFonts w:ascii="Arial" w:hAnsi="Arial" w:cs="Arial"/>
        </w:rPr>
        <w:t xml:space="preserve"> unique UniProt BaseAccessions in the current Kla-DDR union; proteins outside this union were excluded from</w:t>
      </w:r>
      <w:ins w:id="36" w:author="gzy" w:date="2026-09-05T13:05:40Z">
        <w:r>
          <w:rPr>
            <w:rFonts w:hint="eastAsia" w:ascii="Arial" w:hAnsi="Arial" w:cs="Arial"/>
            <w:lang w:val="en-US" w:eastAsia="zh-CN"/>
          </w:rPr>
          <w:t xml:space="preserve"> </w:t>
        </w:r>
      </w:ins>
      <w:r>
        <w:rPr>
          <w:rFonts w:ascii="Arial" w:hAnsi="Arial" w:cs="Arial"/>
          <w:highlight w:val="yellow"/>
        </w:rPr>
        <w:t>Table S</w:t>
      </w:r>
      <w:r>
        <w:rPr>
          <w:rFonts w:hint="eastAsia" w:ascii="Arial" w:hAnsi="Arial" w:cs="Arial"/>
          <w:highlight w:val="yellow"/>
        </w:rPr>
        <w:t>5</w:t>
      </w:r>
      <w:r>
        <w:rPr>
          <w:rFonts w:ascii="Arial" w:hAnsi="Arial" w:cs="Arial"/>
        </w:rPr>
        <w:t>. Each retained protein had a state of +1, 0 or -1 for seven DNA-repair pathways: base-excision repair (BER), nucleotide-excision repair (NER), mismatch repair (MMR), the Fanconi anemia pathway (FA), homologous recombination (HR), alternative end joining (AEJ) and classical non-homologous end joining (NHEJ). A +1 state denoted a curated promoting association, -1 a suppressing association and 0 no directional assignment. Chromatin-interaction, transcriptional, RNA-processing and proteostasis annotations were retained as audit columns but were excluded from the seven-pathway matrix.</w:t>
      </w:r>
    </w:p>
    <w:p w14:paraId="1149497A">
      <w:pPr>
        <w:rPr>
          <w:rFonts w:ascii="Arial" w:hAnsi="Arial" w:cs="Arial"/>
        </w:rPr>
      </w:pPr>
      <w:r>
        <w:rPr>
          <w:rFonts w:ascii="Arial" w:hAnsi="Arial" w:cs="Arial"/>
        </w:rPr>
        <w:t>For ordering only, the signed score was calculated as</w:t>
      </w:r>
    </w:p>
    <w:p w14:paraId="4394903B">
      <w:pPr>
        <w:rPr>
          <w:rFonts w:ascii="Arial" w:hAnsi="Arial" w:cs="Arial"/>
          <w:highlight w:val="red"/>
        </w:rPr>
      </w:pPr>
      <m:oMathPara>
        <m:oMath>
          <m:r>
            <m:rPr>
              <m:sty m:val="p"/>
            </m:rPr>
            <w:rPr>
              <w:rFonts w:ascii="Cambria Math"/>
            </w:rPr>
            <m:t>weighted score</m:t>
          </m:r>
          <m:r>
            <m:rPr/>
            <w:rPr>
              <w:rFonts w:ascii="Cambria Math"/>
            </w:rPr>
            <m:t>=1</m:t>
          </m:r>
          <m:sSub>
            <m:sSubPr>
              <m:ctrlPr>
                <w:rPr>
                  <w:rFonts w:ascii="Cambria Math" w:hAnsi="Cambria Math"/>
                </w:rPr>
              </m:ctrlPr>
            </m:sSubPr>
            <m:e>
              <m:r>
                <m:rPr/>
                <w:rPr>
                  <w:rFonts w:ascii="Cambria Math"/>
                </w:rPr>
                <m:t>s</m:t>
              </m:r>
              <m:ctrlPr>
                <w:rPr>
                  <w:rFonts w:ascii="Cambria Math" w:hAnsi="Cambria Math"/>
                </w:rPr>
              </m:ctrlPr>
            </m:e>
            <m:sub>
              <m:r>
                <m:rPr>
                  <m:sty m:val="p"/>
                </m:rPr>
                <w:rPr>
                  <w:rFonts w:ascii="Cambria Math"/>
                </w:rPr>
                <m:t>BER</m:t>
              </m:r>
              <m:ctrlPr>
                <w:rPr>
                  <w:rFonts w:ascii="Cambria Math" w:hAnsi="Cambria Math"/>
                </w:rPr>
              </m:ctrlPr>
            </m:sub>
          </m:sSub>
          <m:r>
            <m:rPr/>
            <w:rPr>
              <w:rFonts w:ascii="Cambria Math"/>
            </w:rPr>
            <m:t>+2</m:t>
          </m:r>
          <m:sSub>
            <m:sSubPr>
              <m:ctrlPr>
                <w:rPr>
                  <w:rFonts w:ascii="Cambria Math" w:hAnsi="Cambria Math"/>
                </w:rPr>
              </m:ctrlPr>
            </m:sSubPr>
            <m:e>
              <m:r>
                <m:rPr/>
                <w:rPr>
                  <w:rFonts w:ascii="Cambria Math"/>
                </w:rPr>
                <m:t>s</m:t>
              </m:r>
              <m:ctrlPr>
                <w:rPr>
                  <w:rFonts w:ascii="Cambria Math" w:hAnsi="Cambria Math"/>
                </w:rPr>
              </m:ctrlPr>
            </m:e>
            <m:sub>
              <m:r>
                <m:rPr>
                  <m:sty m:val="p"/>
                </m:rPr>
                <w:rPr>
                  <w:rFonts w:ascii="Cambria Math"/>
                </w:rPr>
                <m:t>NER</m:t>
              </m:r>
              <m:ctrlPr>
                <w:rPr>
                  <w:rFonts w:ascii="Cambria Math" w:hAnsi="Cambria Math"/>
                </w:rPr>
              </m:ctrlPr>
            </m:sub>
          </m:sSub>
          <m:r>
            <m:rPr/>
            <w:rPr>
              <w:rFonts w:ascii="Cambria Math"/>
            </w:rPr>
            <m:t>+3</m:t>
          </m:r>
          <m:sSub>
            <m:sSubPr>
              <m:ctrlPr>
                <w:rPr>
                  <w:rFonts w:ascii="Cambria Math" w:hAnsi="Cambria Math"/>
                </w:rPr>
              </m:ctrlPr>
            </m:sSubPr>
            <m:e>
              <m:r>
                <m:rPr/>
                <w:rPr>
                  <w:rFonts w:ascii="Cambria Math"/>
                </w:rPr>
                <m:t>s</m:t>
              </m:r>
              <m:ctrlPr>
                <w:rPr>
                  <w:rFonts w:ascii="Cambria Math" w:hAnsi="Cambria Math"/>
                </w:rPr>
              </m:ctrlPr>
            </m:e>
            <m:sub>
              <m:r>
                <m:rPr>
                  <m:sty m:val="p"/>
                </m:rPr>
                <w:rPr>
                  <w:rFonts w:ascii="Cambria Math"/>
                </w:rPr>
                <m:t>MMR</m:t>
              </m:r>
              <m:ctrlPr>
                <w:rPr>
                  <w:rFonts w:ascii="Cambria Math" w:hAnsi="Cambria Math"/>
                </w:rPr>
              </m:ctrlPr>
            </m:sub>
          </m:sSub>
          <m:r>
            <m:rPr/>
            <w:rPr>
              <w:rFonts w:ascii="Cambria Math"/>
            </w:rPr>
            <m:t>+4</m:t>
          </m:r>
          <m:sSub>
            <m:sSubPr>
              <m:ctrlPr>
                <w:rPr>
                  <w:rFonts w:ascii="Cambria Math" w:hAnsi="Cambria Math"/>
                </w:rPr>
              </m:ctrlPr>
            </m:sSubPr>
            <m:e>
              <m:r>
                <m:rPr/>
                <w:rPr>
                  <w:rFonts w:ascii="Cambria Math"/>
                </w:rPr>
                <m:t>s</m:t>
              </m:r>
              <m:ctrlPr>
                <w:rPr>
                  <w:rFonts w:ascii="Cambria Math" w:hAnsi="Cambria Math"/>
                </w:rPr>
              </m:ctrlPr>
            </m:e>
            <m:sub>
              <m:r>
                <m:rPr>
                  <m:sty m:val="p"/>
                </m:rPr>
                <w:rPr>
                  <w:rFonts w:ascii="Cambria Math"/>
                </w:rPr>
                <m:t>FA</m:t>
              </m:r>
              <m:ctrlPr>
                <w:rPr>
                  <w:rFonts w:ascii="Cambria Math" w:hAnsi="Cambria Math"/>
                </w:rPr>
              </m:ctrlPr>
            </m:sub>
          </m:sSub>
          <m:r>
            <m:rPr/>
            <w:rPr>
              <w:rFonts w:ascii="Cambria Math"/>
            </w:rPr>
            <m:t>+5</m:t>
          </m:r>
          <m:sSub>
            <m:sSubPr>
              <m:ctrlPr>
                <w:rPr>
                  <w:rFonts w:ascii="Cambria Math" w:hAnsi="Cambria Math"/>
                </w:rPr>
              </m:ctrlPr>
            </m:sSubPr>
            <m:e>
              <m:r>
                <m:rPr/>
                <w:rPr>
                  <w:rFonts w:ascii="Cambria Math"/>
                </w:rPr>
                <m:t>s</m:t>
              </m:r>
              <m:ctrlPr>
                <w:rPr>
                  <w:rFonts w:ascii="Cambria Math" w:hAnsi="Cambria Math"/>
                </w:rPr>
              </m:ctrlPr>
            </m:e>
            <m:sub>
              <m:r>
                <m:rPr>
                  <m:sty m:val="p"/>
                </m:rPr>
                <w:rPr>
                  <w:rFonts w:ascii="Cambria Math"/>
                </w:rPr>
                <m:t>HR</m:t>
              </m:r>
              <m:ctrlPr>
                <w:rPr>
                  <w:rFonts w:ascii="Cambria Math" w:hAnsi="Cambria Math"/>
                </w:rPr>
              </m:ctrlPr>
            </m:sub>
          </m:sSub>
          <m:r>
            <m:rPr/>
            <w:rPr>
              <w:rFonts w:ascii="Cambria Math"/>
            </w:rPr>
            <m:t>+6</m:t>
          </m:r>
          <m:sSub>
            <m:sSubPr>
              <m:ctrlPr>
                <w:rPr>
                  <w:rFonts w:ascii="Cambria Math" w:hAnsi="Cambria Math"/>
                </w:rPr>
              </m:ctrlPr>
            </m:sSubPr>
            <m:e>
              <m:r>
                <m:rPr/>
                <w:rPr>
                  <w:rFonts w:ascii="Cambria Math"/>
                </w:rPr>
                <m:t>s</m:t>
              </m:r>
              <m:ctrlPr>
                <w:rPr>
                  <w:rFonts w:ascii="Cambria Math" w:hAnsi="Cambria Math"/>
                </w:rPr>
              </m:ctrlPr>
            </m:e>
            <m:sub>
              <m:r>
                <m:rPr>
                  <m:sty m:val="p"/>
                </m:rPr>
                <w:rPr>
                  <w:rFonts w:ascii="Cambria Math"/>
                </w:rPr>
                <m:t>AEJ</m:t>
              </m:r>
              <m:ctrlPr>
                <w:rPr>
                  <w:rFonts w:ascii="Cambria Math" w:hAnsi="Cambria Math"/>
                </w:rPr>
              </m:ctrlPr>
            </m:sub>
          </m:sSub>
          <m:r>
            <m:rPr/>
            <w:rPr>
              <w:rFonts w:ascii="Cambria Math"/>
            </w:rPr>
            <m:t>+7</m:t>
          </m:r>
          <m:sSub>
            <m:sSubPr>
              <m:ctrlPr>
                <w:rPr>
                  <w:rFonts w:ascii="Cambria Math" w:hAnsi="Cambria Math"/>
                </w:rPr>
              </m:ctrlPr>
            </m:sSubPr>
            <m:e>
              <m:r>
                <m:rPr/>
                <w:rPr>
                  <w:rFonts w:ascii="Cambria Math"/>
                </w:rPr>
                <m:t>s</m:t>
              </m:r>
              <m:ctrlPr>
                <w:rPr>
                  <w:rFonts w:ascii="Cambria Math" w:hAnsi="Cambria Math"/>
                </w:rPr>
              </m:ctrlPr>
            </m:e>
            <m:sub>
              <m:r>
                <m:rPr>
                  <m:sty m:val="p"/>
                </m:rPr>
                <w:rPr>
                  <w:rFonts w:ascii="Cambria Math"/>
                </w:rPr>
                <m:t>NHEJ</m:t>
              </m:r>
              <m:ctrlPr>
                <w:rPr>
                  <w:rFonts w:ascii="Cambria Math" w:hAnsi="Cambria Math"/>
                </w:rPr>
              </m:ctrlPr>
            </m:sub>
          </m:sSub>
        </m:oMath>
      </m:oMathPara>
    </w:p>
    <w:p w14:paraId="356E0924">
      <w:pPr>
        <w:rPr>
          <w:rFonts w:ascii="Arial" w:hAnsi="Arial" w:cs="Arial"/>
        </w:rPr>
      </w:pPr>
      <w:r>
        <w:rPr>
          <w:rFonts w:hint="eastAsia" w:ascii="Arial" w:hAnsi="Arial" w:cs="Arial"/>
        </w:rPr>
        <w:t xml:space="preserve">where  </w:t>
      </w:r>
      <m:oMath>
        <m:r>
          <m:rPr/>
          <w:rPr>
            <w:rFonts w:ascii="DejaVu Math TeX Gyre" w:hAnsi="DejaVu Math TeX Gyre"/>
            <w:sz w:val="21"/>
          </w:rPr>
          <m:t>(</m:t>
        </m:r>
        <m:sSub>
          <m:sSubPr>
            <m:ctrlPr>
              <w:rPr>
                <w:rFonts w:ascii="DejaVu Math TeX Gyre" w:hAnsi="DejaVu Math TeX Gyre"/>
                <w:sz w:val="21"/>
              </w:rPr>
            </m:ctrlPr>
          </m:sSubPr>
          <m:e>
            <m:r>
              <m:rPr/>
              <w:rPr>
                <w:rFonts w:ascii="DejaVu Math TeX Gyre" w:hAnsi="DejaVu Math TeX Gyre"/>
                <w:sz w:val="21"/>
              </w:rPr>
              <m:t>s</m:t>
            </m:r>
            <m:ctrlPr>
              <w:rPr>
                <w:rFonts w:ascii="DejaVu Math TeX Gyre" w:hAnsi="DejaVu Math TeX Gyre"/>
                <w:sz w:val="21"/>
              </w:rPr>
            </m:ctrlPr>
          </m:e>
          <m:sub>
            <m:r>
              <m:rPr>
                <m:sty m:val="p"/>
              </m:rPr>
              <w:rPr>
                <w:rFonts w:ascii="DejaVu Math TeX Gyre" w:hAnsi="DejaVu Math TeX Gyre"/>
                <w:sz w:val="21"/>
              </w:rPr>
              <m:t>pathway</m:t>
            </m:r>
            <m:ctrlPr>
              <w:rPr>
                <w:rFonts w:ascii="DejaVu Math TeX Gyre" w:hAnsi="DejaVu Math TeX Gyre"/>
                <w:sz w:val="21"/>
              </w:rPr>
            </m:ctrlPr>
          </m:sub>
        </m:sSub>
        <m:r>
          <m:rPr/>
          <w:rPr>
            <w:rFonts w:ascii="DejaVu Math TeX Gyre" w:hAnsi="DejaVu Math TeX Gyre"/>
            <w:sz w:val="21"/>
          </w:rPr>
          <m:t>)</m:t>
        </m:r>
      </m:oMath>
      <w:r>
        <w:rPr>
          <w:rFonts w:hAnsi="DejaVu Math TeX Gyre"/>
          <w:sz w:val="21"/>
        </w:rPr>
        <w:t xml:space="preserve"> </w:t>
      </w:r>
      <w:r>
        <w:rPr>
          <w:rFonts w:hint="eastAsia" w:ascii="Arial" w:hAnsi="Arial" w:cs="Arial"/>
        </w:rPr>
        <w:t>denotes the corresponding signed state</w:t>
      </w:r>
      <w:r>
        <w:rPr>
          <w:rFonts w:ascii="Arial" w:hAnsi="Arial" w:cs="Arial"/>
        </w:rPr>
        <w:t xml:space="preserve"> </w:t>
      </w:r>
      <w:r>
        <w:rPr>
          <w:rFonts w:hint="eastAsia" w:ascii="Arial" w:hAnsi="Arial" w:cs="Arial"/>
        </w:rPr>
        <w:t xml:space="preserve">(`-1`, `0` or `+1`). </w:t>
      </w:r>
      <w:r>
        <w:rPr>
          <w:rFonts w:ascii="Arial" w:hAnsi="Arial" w:cs="Arial"/>
        </w:rPr>
        <w:t xml:space="preserve">Proteins were ordered from low to high score within each panel, with BaseAccession as the deterministic tie-breaker. </w:t>
      </w:r>
      <w:del w:id="37" w:author="gzy" w:date="2026-09-05T00:00:00Z">
        <w:r>
          <w:rPr>
            <w:rFonts w:ascii="Arial" w:hAnsi="Arial" w:cs="Arial"/>
          </w:rPr>
          <w:delText>The pathway rows were displayed from the lowest to the highest coefficient: BER, NER, MMR, FA, HR, AEJ and NHEJ.</w:delText>
        </w:r>
      </w:del>
      <w:ins w:id="38" w:author="gzy" w:date="2026-09-05T00:00:00Z">
        <w:r>
          <w:rPr>
            <w:rFonts w:ascii="Arial" w:hAnsi="Arial" w:cs="Arial"/>
          </w:rPr>
          <w:t>The score weights were assigned in the order BER, NER, MMR, FA, HR, AEJ and NHEJ; the rendered matrix rows were displayed in the figure-defined order BER, NER, MMR, FA, HR, NHEJ and AEJ.</w:t>
        </w:r>
      </w:ins>
      <w:r>
        <w:rPr>
          <w:rFonts w:ascii="Arial" w:hAnsi="Arial" w:cs="Arial"/>
        </w:rPr>
        <w:t xml:space="preserve"> The signed score did not change the pathway states or their colors.</w:t>
      </w:r>
    </w:p>
    <w:p w14:paraId="59617E85">
      <w:pPr>
        <w:rPr>
          <w:rFonts w:ascii="Arial" w:hAnsi="Arial" w:cs="Arial"/>
        </w:rPr>
      </w:pPr>
      <w:r>
        <w:rPr>
          <w:rFonts w:ascii="Arial" w:hAnsi="Arial" w:cs="Arial"/>
          <w:highlight w:val="yellow"/>
        </w:rPr>
        <w:t>Table S</w:t>
      </w:r>
      <w:r>
        <w:rPr>
          <w:rFonts w:hint="eastAsia" w:ascii="Arial" w:hAnsi="Arial" w:cs="Arial"/>
          <w:highlight w:val="yellow"/>
        </w:rPr>
        <w:t>5</w:t>
      </w:r>
      <w:r>
        <w:rPr>
          <w:rFonts w:ascii="Arial" w:hAnsi="Arial" w:cs="Arial"/>
        </w:rPr>
        <w:t xml:space="preserve"> contains four separate ranked sheets: non-tumor tissues (183 proteins), tumor tissues (</w:t>
      </w:r>
      <w:del w:id="39" w:author="gzy" w:date="2026-09-05T00:00:00Z">
        <w:r>
          <w:rPr>
            <w:rFonts w:ascii="Arial" w:hAnsi="Arial" w:cs="Arial"/>
          </w:rPr>
          <w:delText>178</w:delText>
        </w:r>
      </w:del>
      <w:ins w:id="40" w:author="gzy" w:date="2026-09-05T00:00:00Z">
        <w:r>
          <w:rPr>
            <w:rFonts w:ascii="Arial" w:hAnsi="Arial" w:cs="Arial"/>
          </w:rPr>
          <w:t>192</w:t>
        </w:r>
      </w:ins>
      <w:r>
        <w:rPr>
          <w:rFonts w:ascii="Arial" w:hAnsi="Arial" w:cs="Arial"/>
        </w:rPr>
        <w:t>), cancer cell lines (381), and normal cell lines (</w:t>
      </w:r>
      <w:del w:id="41" w:author="gzy" w:date="2026-09-05T00:00:00Z">
        <w:r>
          <w:rPr>
            <w:rFonts w:ascii="Arial" w:hAnsi="Arial" w:cs="Arial"/>
          </w:rPr>
          <w:delText>292) .</w:delText>
        </w:r>
      </w:del>
      <w:ins w:id="42" w:author="gzy" w:date="2026-09-05T00:00:00Z">
        <w:r>
          <w:rPr>
            <w:rFonts w:ascii="Arial" w:hAnsi="Arial" w:cs="Arial"/>
          </w:rPr>
          <w:t>292).</w:t>
        </w:r>
      </w:ins>
      <w:r>
        <w:rPr>
          <w:rFonts w:ascii="Arial" w:hAnsi="Arial" w:cs="Arial"/>
        </w:rPr>
        <w:t xml:space="preserve"> Promoting states were shown with the pathway colors, suppressing states in dark charcoal and unassigned states in light gray.</w:t>
      </w:r>
    </w:p>
    <w:p w14:paraId="0C3FA95C">
      <w:pPr>
        <w:rPr>
          <w:rFonts w:ascii="Arial" w:hAnsi="Arial" w:cs="Arial"/>
          <w:b/>
          <w:bCs/>
        </w:rPr>
      </w:pPr>
      <w:r>
        <w:rPr>
          <w:rFonts w:ascii="Arial" w:hAnsi="Arial" w:cs="Arial"/>
          <w:b/>
          <w:bCs/>
        </w:rPr>
        <w:t>Software, Quality Control, and Reproducibility</w:t>
      </w:r>
    </w:p>
    <w:p w14:paraId="0150D743">
      <w:pPr>
        <w:rPr>
          <w:rFonts w:ascii="Arial" w:hAnsi="Arial" w:cs="Arial"/>
        </w:rPr>
      </w:pPr>
      <w:del w:id="43" w:author="gzy" w:date="2026-09-05T00:00:00Z">
        <w:r>
          <w:rPr>
            <w:rFonts w:ascii="Arial" w:hAnsi="Arial" w:cs="Arial"/>
          </w:rPr>
          <w:delText>Data processing, statistical summaries, and visualization were performed in R 4.4.3 using the following packages: data.table 1.18.2.1, dplyr 1.2.0, readr 2.2.0, tidyr 1.3.2, ggplot2 4.0.2, ggVennDiagram 1.5.7, readxl 1.4.5, ragg 1.5.1 and digest 0.6.39. Dataset-specific evidence extraction also used Python 3.12.10. Figure and spreadsheet labels used Arial Unicode MS.</w:delText>
        </w:r>
      </w:del>
      <w:ins w:id="44" w:author="gzy" w:date="2026-09-05T00:00:00Z">
        <w:r>
          <w:rPr>
            <w:rFonts w:ascii="Arial" w:hAnsi="Arial" w:cs="Arial"/>
          </w:rPr>
          <w:t>Data processing, statistical summaries, and visualization were performed in R 4.4.3 using the following packages: data.table 1.18.2.1, dplyr 1.2.0, readr 2.2.0, tidyr 1.3.2, ggplot2 4.0.2, patchwork 1.3.2, readxl 1.4.5, openxlsx2 1.25, ragg 1.5.1, systemfonts 1.3.2 and digest 0.6.39. Dataset-specific evidence extraction also used Python 3.12.10. Figure and spreadsheet labels used Arial Unicode MS.</w:t>
        </w:r>
      </w:ins>
    </w:p>
    <w:p w14:paraId="155ED898">
      <w:pPr>
        <w:rPr>
          <w:rFonts w:ascii="Arial" w:hAnsi="Arial" w:cs="Arial"/>
        </w:rPr>
      </w:pPr>
      <w:del w:id="45" w:author="gzy" w:date="2026-09-05T00:00:00Z">
        <w:r>
          <w:rPr>
            <w:rFonts w:ascii="Arial" w:hAnsi="Arial" w:cs="Arial"/>
          </w:rPr>
          <w:delText>Automated checks verified the 30-group scope, category counts of 9/2/12/7, 399 current Kla-DDR proteins, four pathway-matrix set sizes of 183/178/381/292, the 399-row filtered score table and exact reconstruction of all Venn regions.</w:delText>
        </w:r>
      </w:del>
      <w:ins w:id="46" w:author="gzy" w:date="2026-09-05T00:00:00Z">
        <w:r>
          <w:rPr>
            <w:rFonts w:ascii="Arial" w:hAnsi="Arial" w:cs="Arial"/>
          </w:rPr>
          <w:t>Automated checks verified the 31-group scope, category counts of 9/3/12/7, 401 current Kla-DDR proteins, four pathway-matrix set sizes of 183/192/381/292, the 401-row filtered score table and exact reconstruction of all 15 UpSet intersection regions.</w:t>
        </w:r>
      </w:ins>
    </w:p>
    <w:p w14:paraId="72A7FBFC">
      <w:pPr>
        <w:rPr>
          <w:rFonts w:ascii="Arial" w:hAnsi="Arial" w:cs="Arial"/>
        </w:rPr>
      </w:pPr>
    </w:p>
    <w:p w14:paraId="317AE3CD">
      <w:pPr>
        <w:rPr>
          <w:rFonts w:ascii="Arial" w:hAnsi="Arial" w:cs="Arial"/>
          <w:b/>
          <w:bCs/>
        </w:rPr>
      </w:pPr>
      <w:r>
        <w:rPr>
          <w:rFonts w:ascii="Arial" w:hAnsi="Arial" w:cs="Arial"/>
          <w:b/>
          <w:bCs/>
        </w:rPr>
        <w:t>Data and Code Availability</w:t>
      </w:r>
    </w:p>
    <w:p w14:paraId="52820B42">
      <w:pPr>
        <w:rPr>
          <w:rFonts w:ascii="Arial" w:hAnsi="Arial" w:cs="Arial"/>
        </w:rPr>
      </w:pPr>
      <w:r>
        <w:rPr>
          <w:rFonts w:ascii="Arial" w:hAnsi="Arial" w:cs="Arial"/>
        </w:rPr>
        <w:t xml:space="preserve">ProteomeXchange accessions, source publications, inclusion decisions, and wholeproteome reference relationships, Harmonized Kla evidence, GO-DDR annotations, exact set memberships, and </w:t>
      </w:r>
      <w:r>
        <w:rPr>
          <w:rFonts w:hint="eastAsia" w:ascii="Arial" w:hAnsi="Arial" w:cs="Arial"/>
        </w:rPr>
        <w:t>curated</w:t>
      </w:r>
      <w:r>
        <w:rPr>
          <w:rFonts w:ascii="Arial" w:hAnsi="Arial" w:cs="Arial"/>
        </w:rPr>
        <w:t xml:space="preserve"> scoring</w:t>
      </w:r>
      <w:r>
        <w:rPr>
          <w:rFonts w:hint="eastAsia" w:ascii="Arial" w:hAnsi="Arial" w:cs="Arial"/>
        </w:rPr>
        <w:t xml:space="preserve"> table </w:t>
      </w:r>
      <w:r>
        <w:rPr>
          <w:rFonts w:ascii="Arial" w:hAnsi="Arial" w:cs="Arial"/>
        </w:rPr>
        <w:t>are listed in Supplementary Tables.  Raw and deposited processed files remain available from their original public repositories. Analysis code and the reproducible workflow will be made available at https://github.com/gzy2520/human-lactylome-ddr-analysis.</w:t>
      </w:r>
    </w:p>
    <w:p w14:paraId="61F6D05F">
      <w:pPr>
        <w:rPr>
          <w:rFonts w:ascii="Arial" w:hAnsi="Arial" w:cs="Arial"/>
        </w:rPr>
      </w:pPr>
    </w:p>
    <w:p w14:paraId="54A4ADD8">
      <w:pPr>
        <w:rPr>
          <w:rFonts w:ascii="Arial" w:hAnsi="Arial" w:cs="Arial"/>
          <w:b/>
          <w:bCs/>
        </w:rPr>
      </w:pPr>
      <w:r>
        <w:rPr>
          <w:rFonts w:ascii="Arial" w:hAnsi="Arial" w:cs="Arial"/>
          <w:b/>
          <w:bCs/>
        </w:rPr>
        <w:t>Reference</w:t>
      </w:r>
    </w:p>
    <w:p w14:paraId="4CAE0F6F">
      <w:pPr>
        <w:rPr>
          <w:rFonts w:ascii="Arial" w:hAnsi="Arial" w:cs="Arial"/>
          <w:sz w:val="20"/>
          <w:szCs w:val="20"/>
        </w:rPr>
      </w:pPr>
      <w:r>
        <w:rPr>
          <w:rFonts w:ascii="Arial" w:hAnsi="Arial" w:cs="Arial"/>
          <w:sz w:val="20"/>
          <w:szCs w:val="20"/>
        </w:rPr>
        <w:t xml:space="preserve">Ai, H., Tong, Z., Deng, Z., Shi, Q., Tao, S., Sun, G., Liang, J., Sun, M., Wu, X., Zheng, Q., et al. (2025). Mechanism of nucleosomal H2A K13/15 monoubiquitination and adjacent dual monoubiquitination by RNF168. Nat Chem Biol </w:t>
      </w:r>
      <w:r>
        <w:rPr>
          <w:rFonts w:ascii="Arial" w:hAnsi="Arial" w:cs="Arial"/>
          <w:i/>
          <w:iCs/>
          <w:sz w:val="20"/>
          <w:szCs w:val="20"/>
        </w:rPr>
        <w:t>21</w:t>
      </w:r>
      <w:r>
        <w:rPr>
          <w:rFonts w:ascii="Arial" w:hAnsi="Arial" w:cs="Arial"/>
          <w:sz w:val="20"/>
          <w:szCs w:val="20"/>
        </w:rPr>
        <w:t xml:space="preserve">, 668–680. </w:t>
      </w:r>
      <w:r>
        <w:fldChar w:fldCharType="begin"/>
      </w:r>
      <w:r>
        <w:instrText xml:space="preserve"> HYPERLINK "https://doi.org/10.1038/s41589-024-01750-x" </w:instrText>
      </w:r>
      <w:r>
        <w:fldChar w:fldCharType="separate"/>
      </w:r>
      <w:r>
        <w:rPr>
          <w:rStyle w:val="17"/>
          <w:rFonts w:ascii="Arial" w:hAnsi="Arial" w:cs="Arial"/>
          <w:color w:val="auto"/>
          <w:sz w:val="20"/>
          <w:szCs w:val="20"/>
        </w:rPr>
        <w:t>https://doi.org/10.1038/s41589-024-01750-x</w:t>
      </w:r>
      <w:r>
        <w:rPr>
          <w:rStyle w:val="17"/>
          <w:rFonts w:ascii="Arial" w:hAnsi="Arial" w:cs="Arial"/>
          <w:color w:val="auto"/>
          <w:sz w:val="20"/>
          <w:szCs w:val="20"/>
        </w:rPr>
        <w:fldChar w:fldCharType="end"/>
      </w:r>
      <w:r>
        <w:rPr>
          <w:rFonts w:ascii="Arial" w:hAnsi="Arial" w:cs="Arial"/>
          <w:sz w:val="20"/>
          <w:szCs w:val="20"/>
        </w:rPr>
        <w:t>.</w:t>
      </w:r>
    </w:p>
    <w:p w14:paraId="4C92F89B">
      <w:pPr>
        <w:rPr>
          <w:rFonts w:ascii="Arial" w:hAnsi="Arial" w:cs="Arial"/>
          <w:sz w:val="20"/>
          <w:szCs w:val="20"/>
        </w:rPr>
      </w:pPr>
      <w:r>
        <w:rPr>
          <w:rFonts w:ascii="Arial" w:hAnsi="Arial" w:cs="Arial"/>
          <w:sz w:val="20"/>
          <w:szCs w:val="20"/>
        </w:rPr>
        <w:t xml:space="preserve">Arter, M., and Keeney, S. (2024). Divergence and conservation of the meiotic recombination machinery. Nat Rev Genet </w:t>
      </w:r>
      <w:r>
        <w:rPr>
          <w:rFonts w:ascii="Arial" w:hAnsi="Arial" w:cs="Arial"/>
          <w:i/>
          <w:iCs/>
          <w:sz w:val="20"/>
          <w:szCs w:val="20"/>
        </w:rPr>
        <w:t>25</w:t>
      </w:r>
      <w:r>
        <w:rPr>
          <w:rFonts w:ascii="Arial" w:hAnsi="Arial" w:cs="Arial"/>
          <w:sz w:val="20"/>
          <w:szCs w:val="20"/>
        </w:rPr>
        <w:t xml:space="preserve">, 309–325. </w:t>
      </w:r>
      <w:r>
        <w:fldChar w:fldCharType="begin"/>
      </w:r>
      <w:r>
        <w:instrText xml:space="preserve"> HYPERLINK "https://doi.org/10.1038/s41576-023-00669-8" </w:instrText>
      </w:r>
      <w:r>
        <w:fldChar w:fldCharType="separate"/>
      </w:r>
      <w:r>
        <w:rPr>
          <w:rStyle w:val="17"/>
          <w:rFonts w:ascii="Arial" w:hAnsi="Arial" w:cs="Arial"/>
          <w:color w:val="auto"/>
          <w:sz w:val="20"/>
          <w:szCs w:val="20"/>
        </w:rPr>
        <w:t>https://doi.org/10.1038/s41576-023-00669-8</w:t>
      </w:r>
      <w:r>
        <w:rPr>
          <w:rStyle w:val="17"/>
          <w:rFonts w:ascii="Arial" w:hAnsi="Arial" w:cs="Arial"/>
          <w:color w:val="auto"/>
          <w:sz w:val="20"/>
          <w:szCs w:val="20"/>
        </w:rPr>
        <w:fldChar w:fldCharType="end"/>
      </w:r>
      <w:r>
        <w:rPr>
          <w:rFonts w:ascii="Arial" w:hAnsi="Arial" w:cs="Arial"/>
          <w:sz w:val="20"/>
          <w:szCs w:val="20"/>
        </w:rPr>
        <w:t>.</w:t>
      </w:r>
    </w:p>
    <w:p w14:paraId="3D581FA3">
      <w:pPr>
        <w:rPr>
          <w:rFonts w:ascii="Arial" w:hAnsi="Arial" w:cs="Arial"/>
          <w:sz w:val="20"/>
          <w:szCs w:val="20"/>
        </w:rPr>
      </w:pPr>
      <w:r>
        <w:rPr>
          <w:rFonts w:ascii="Arial" w:hAnsi="Arial" w:cs="Arial"/>
          <w:sz w:val="20"/>
          <w:szCs w:val="20"/>
        </w:rPr>
        <w:t xml:space="preserve">Balakrishnan, L., Stewart, J., Polaczek, P., Campbell, J.L., and Bambara, R.A. (2010). Acetylation of Dna2 Endonuclease/Helicase and Flap Endonuclease 1 by p300 Promotes DNA Stability by Creating Long Flap Intermediates. Journal of Biological Chemistry </w:t>
      </w:r>
      <w:r>
        <w:rPr>
          <w:rFonts w:ascii="Arial" w:hAnsi="Arial" w:cs="Arial"/>
          <w:i/>
          <w:iCs/>
          <w:sz w:val="20"/>
          <w:szCs w:val="20"/>
        </w:rPr>
        <w:t>285</w:t>
      </w:r>
      <w:r>
        <w:rPr>
          <w:rFonts w:ascii="Arial" w:hAnsi="Arial" w:cs="Arial"/>
          <w:sz w:val="20"/>
          <w:szCs w:val="20"/>
        </w:rPr>
        <w:t xml:space="preserve">, 4398–4404. </w:t>
      </w:r>
      <w:r>
        <w:fldChar w:fldCharType="begin"/>
      </w:r>
      <w:r>
        <w:instrText xml:space="preserve"> HYPERLINK "https://doi.org/10.1074/jbc.M109.086397" </w:instrText>
      </w:r>
      <w:r>
        <w:fldChar w:fldCharType="separate"/>
      </w:r>
      <w:r>
        <w:rPr>
          <w:rStyle w:val="17"/>
          <w:rFonts w:ascii="Arial" w:hAnsi="Arial" w:cs="Arial"/>
          <w:color w:val="auto"/>
          <w:sz w:val="20"/>
          <w:szCs w:val="20"/>
        </w:rPr>
        <w:t>https://doi.org/10.1074/jbc.M109.086397</w:t>
      </w:r>
      <w:r>
        <w:rPr>
          <w:rStyle w:val="17"/>
          <w:rFonts w:ascii="Arial" w:hAnsi="Arial" w:cs="Arial"/>
          <w:color w:val="auto"/>
          <w:sz w:val="20"/>
          <w:szCs w:val="20"/>
        </w:rPr>
        <w:fldChar w:fldCharType="end"/>
      </w:r>
      <w:r>
        <w:rPr>
          <w:rFonts w:ascii="Arial" w:hAnsi="Arial" w:cs="Arial"/>
          <w:sz w:val="20"/>
          <w:szCs w:val="20"/>
        </w:rPr>
        <w:t>.</w:t>
      </w:r>
    </w:p>
    <w:p w14:paraId="78C27512">
      <w:pPr>
        <w:rPr>
          <w:rFonts w:ascii="Arial" w:hAnsi="Arial" w:cs="Arial"/>
          <w:sz w:val="20"/>
          <w:szCs w:val="20"/>
        </w:rPr>
      </w:pPr>
      <w:r>
        <w:rPr>
          <w:rFonts w:ascii="Arial" w:hAnsi="Arial" w:cs="Arial"/>
          <w:sz w:val="20"/>
          <w:szCs w:val="20"/>
        </w:rPr>
        <w:t xml:space="preserve">Basu, S., Dong, Y., Kumar, R., Jeter, C., and Tang, D.G. (2022). Slow-cycling (dormant) cancer cells in therapy resistance, cancer relapse and metastasis. Seminars in Cancer Biology </w:t>
      </w:r>
      <w:r>
        <w:rPr>
          <w:rFonts w:ascii="Arial" w:hAnsi="Arial" w:cs="Arial"/>
          <w:i/>
          <w:iCs/>
          <w:sz w:val="20"/>
          <w:szCs w:val="20"/>
        </w:rPr>
        <w:t>78</w:t>
      </w:r>
      <w:r>
        <w:rPr>
          <w:rFonts w:ascii="Arial" w:hAnsi="Arial" w:cs="Arial"/>
          <w:sz w:val="20"/>
          <w:szCs w:val="20"/>
        </w:rPr>
        <w:t xml:space="preserve">, 90–103. </w:t>
      </w:r>
      <w:r>
        <w:fldChar w:fldCharType="begin"/>
      </w:r>
      <w:r>
        <w:instrText xml:space="preserve"> HYPERLINK "https://doi.org/10.1016/j.semcancer.2021.04.021" </w:instrText>
      </w:r>
      <w:r>
        <w:fldChar w:fldCharType="separate"/>
      </w:r>
      <w:r>
        <w:rPr>
          <w:rStyle w:val="17"/>
          <w:rFonts w:ascii="Arial" w:hAnsi="Arial" w:cs="Arial"/>
          <w:color w:val="auto"/>
          <w:sz w:val="20"/>
          <w:szCs w:val="20"/>
        </w:rPr>
        <w:t>https://doi.org/10.1016/j.semcancer.2021.04.021</w:t>
      </w:r>
      <w:r>
        <w:rPr>
          <w:rStyle w:val="17"/>
          <w:rFonts w:ascii="Arial" w:hAnsi="Arial" w:cs="Arial"/>
          <w:color w:val="auto"/>
          <w:sz w:val="20"/>
          <w:szCs w:val="20"/>
        </w:rPr>
        <w:fldChar w:fldCharType="end"/>
      </w:r>
      <w:r>
        <w:rPr>
          <w:rFonts w:ascii="Arial" w:hAnsi="Arial" w:cs="Arial"/>
          <w:sz w:val="20"/>
          <w:szCs w:val="20"/>
        </w:rPr>
        <w:t>.</w:t>
      </w:r>
    </w:p>
    <w:p w14:paraId="571230F8">
      <w:pPr>
        <w:rPr>
          <w:rFonts w:ascii="Arial" w:hAnsi="Arial" w:cs="Arial"/>
          <w:sz w:val="20"/>
          <w:szCs w:val="20"/>
        </w:rPr>
      </w:pPr>
      <w:r>
        <w:rPr>
          <w:rFonts w:ascii="Arial" w:hAnsi="Arial" w:cs="Arial"/>
          <w:sz w:val="20"/>
          <w:szCs w:val="20"/>
        </w:rPr>
        <w:t xml:space="preserve">Bazalova-Carter, M., Schüler, E., Mascia, A., and Van Herk, M. (2025). Balancing innovation and safety in FLASH radiotherapy. Nat Rev Phys </w:t>
      </w:r>
      <w:r>
        <w:rPr>
          <w:rFonts w:ascii="Arial" w:hAnsi="Arial" w:cs="Arial"/>
          <w:i/>
          <w:iCs/>
          <w:sz w:val="20"/>
          <w:szCs w:val="20"/>
        </w:rPr>
        <w:t>7</w:t>
      </w:r>
      <w:r>
        <w:rPr>
          <w:rFonts w:ascii="Arial" w:hAnsi="Arial" w:cs="Arial"/>
          <w:sz w:val="20"/>
          <w:szCs w:val="20"/>
        </w:rPr>
        <w:t xml:space="preserve">, 682–695. </w:t>
      </w:r>
      <w:r>
        <w:fldChar w:fldCharType="begin"/>
      </w:r>
      <w:r>
        <w:instrText xml:space="preserve"> HYPERLINK "https://doi.org/10.1038/s42254-025-00881-x" </w:instrText>
      </w:r>
      <w:r>
        <w:fldChar w:fldCharType="separate"/>
      </w:r>
      <w:r>
        <w:rPr>
          <w:rStyle w:val="17"/>
          <w:rFonts w:ascii="Arial" w:hAnsi="Arial" w:cs="Arial"/>
          <w:color w:val="auto"/>
          <w:sz w:val="20"/>
          <w:szCs w:val="20"/>
        </w:rPr>
        <w:t>https://doi.org/10.1038/s42254-025-00881-x</w:t>
      </w:r>
      <w:r>
        <w:rPr>
          <w:rStyle w:val="17"/>
          <w:rFonts w:ascii="Arial" w:hAnsi="Arial" w:cs="Arial"/>
          <w:color w:val="auto"/>
          <w:sz w:val="20"/>
          <w:szCs w:val="20"/>
        </w:rPr>
        <w:fldChar w:fldCharType="end"/>
      </w:r>
      <w:r>
        <w:rPr>
          <w:rFonts w:ascii="Arial" w:hAnsi="Arial" w:cs="Arial"/>
          <w:sz w:val="20"/>
          <w:szCs w:val="20"/>
        </w:rPr>
        <w:t>.</w:t>
      </w:r>
    </w:p>
    <w:p w14:paraId="6FED76A1">
      <w:pPr>
        <w:rPr>
          <w:rFonts w:ascii="Arial" w:hAnsi="Arial" w:cs="Arial"/>
          <w:sz w:val="20"/>
          <w:szCs w:val="20"/>
        </w:rPr>
      </w:pPr>
      <w:r>
        <w:rPr>
          <w:rFonts w:ascii="Arial" w:hAnsi="Arial" w:cs="Arial"/>
          <w:sz w:val="20"/>
          <w:szCs w:val="20"/>
        </w:rPr>
        <w:t xml:space="preserve">Benedetti, R., Di Crosta, M., Gilardini Montani, M.S., D’Orazi, G., and Cirone, M. (2025). Mutant p53 upregulates HDAC6 to resist ER stress and facilitates Ku70 deacetylation, which prevents its degradation and mitigates DNA damage in colon cancer cells. Cell Death Discov. </w:t>
      </w:r>
      <w:r>
        <w:rPr>
          <w:rFonts w:ascii="Arial" w:hAnsi="Arial" w:cs="Arial"/>
          <w:i/>
          <w:iCs/>
          <w:sz w:val="20"/>
          <w:szCs w:val="20"/>
        </w:rPr>
        <w:t>11</w:t>
      </w:r>
      <w:r>
        <w:rPr>
          <w:rFonts w:ascii="Arial" w:hAnsi="Arial" w:cs="Arial"/>
          <w:sz w:val="20"/>
          <w:szCs w:val="20"/>
        </w:rPr>
        <w:t xml:space="preserve">, 162. </w:t>
      </w:r>
      <w:r>
        <w:fldChar w:fldCharType="begin"/>
      </w:r>
      <w:r>
        <w:instrText xml:space="preserve"> HYPERLINK "https://doi.org/10.1038/s41420-025-02433-9" </w:instrText>
      </w:r>
      <w:r>
        <w:fldChar w:fldCharType="separate"/>
      </w:r>
      <w:r>
        <w:rPr>
          <w:rStyle w:val="17"/>
          <w:rFonts w:ascii="Arial" w:hAnsi="Arial" w:cs="Arial"/>
          <w:color w:val="auto"/>
          <w:sz w:val="20"/>
          <w:szCs w:val="20"/>
        </w:rPr>
        <w:t>https://doi.org/10.1038/s41420-025-02433-9</w:t>
      </w:r>
      <w:r>
        <w:rPr>
          <w:rStyle w:val="17"/>
          <w:rFonts w:ascii="Arial" w:hAnsi="Arial" w:cs="Arial"/>
          <w:color w:val="auto"/>
          <w:sz w:val="20"/>
          <w:szCs w:val="20"/>
        </w:rPr>
        <w:fldChar w:fldCharType="end"/>
      </w:r>
      <w:r>
        <w:rPr>
          <w:rFonts w:ascii="Arial" w:hAnsi="Arial" w:cs="Arial"/>
          <w:sz w:val="20"/>
          <w:szCs w:val="20"/>
        </w:rPr>
        <w:t>.</w:t>
      </w:r>
    </w:p>
    <w:p w14:paraId="03ECE4D8">
      <w:pPr>
        <w:rPr>
          <w:rFonts w:ascii="Arial" w:hAnsi="Arial" w:cs="Arial"/>
          <w:sz w:val="20"/>
          <w:szCs w:val="20"/>
        </w:rPr>
      </w:pPr>
      <w:r>
        <w:rPr>
          <w:rFonts w:ascii="Arial" w:hAnsi="Arial" w:cs="Arial"/>
          <w:sz w:val="20"/>
          <w:szCs w:val="20"/>
        </w:rPr>
        <w:t xml:space="preserve">Bhaskara, S., Knutson, S.K., Jiang, G., Chandrasekharan, M.B., Wilson, A.J., Zheng, S., Yenamandra, A., Locke, K., Yuan, J., Bonine-Summers, A.R., et al. (2010). Hdac3 Is Essential for the Maintenance of Chromatin Structure and Genome Stability. Cancer Cell </w:t>
      </w:r>
      <w:r>
        <w:rPr>
          <w:rFonts w:ascii="Arial" w:hAnsi="Arial" w:cs="Arial"/>
          <w:i/>
          <w:iCs/>
          <w:sz w:val="20"/>
          <w:szCs w:val="20"/>
        </w:rPr>
        <w:t>18</w:t>
      </w:r>
      <w:r>
        <w:rPr>
          <w:rFonts w:ascii="Arial" w:hAnsi="Arial" w:cs="Arial"/>
          <w:sz w:val="20"/>
          <w:szCs w:val="20"/>
        </w:rPr>
        <w:t xml:space="preserve">, 436–447. </w:t>
      </w:r>
      <w:r>
        <w:fldChar w:fldCharType="begin"/>
      </w:r>
      <w:r>
        <w:instrText xml:space="preserve"> HYPERLINK "https://doi.org/10.1016/j.ccr.2010.10.022" </w:instrText>
      </w:r>
      <w:r>
        <w:fldChar w:fldCharType="separate"/>
      </w:r>
      <w:r>
        <w:rPr>
          <w:rStyle w:val="17"/>
          <w:rFonts w:ascii="Arial" w:hAnsi="Arial" w:cs="Arial"/>
          <w:color w:val="auto"/>
          <w:sz w:val="20"/>
          <w:szCs w:val="20"/>
        </w:rPr>
        <w:t>https://doi.org/10.1016/j.ccr.2010.10.022</w:t>
      </w:r>
      <w:r>
        <w:rPr>
          <w:rStyle w:val="17"/>
          <w:rFonts w:ascii="Arial" w:hAnsi="Arial" w:cs="Arial"/>
          <w:color w:val="auto"/>
          <w:sz w:val="20"/>
          <w:szCs w:val="20"/>
        </w:rPr>
        <w:fldChar w:fldCharType="end"/>
      </w:r>
      <w:r>
        <w:rPr>
          <w:rFonts w:ascii="Arial" w:hAnsi="Arial" w:cs="Arial"/>
          <w:sz w:val="20"/>
          <w:szCs w:val="20"/>
        </w:rPr>
        <w:t>.</w:t>
      </w:r>
    </w:p>
    <w:p w14:paraId="3213EABE">
      <w:pPr>
        <w:rPr>
          <w:rFonts w:ascii="Arial" w:hAnsi="Arial" w:cs="Arial"/>
          <w:sz w:val="20"/>
          <w:szCs w:val="20"/>
        </w:rPr>
      </w:pPr>
      <w:r>
        <w:rPr>
          <w:rFonts w:ascii="Arial" w:hAnsi="Arial" w:cs="Arial"/>
          <w:sz w:val="20"/>
          <w:szCs w:val="20"/>
        </w:rPr>
        <w:t xml:space="preserve">Blackford, A.N., and Jackson, S.P. (2017). ATM, ATR, and DNA-PK: The Trinity at the Heart of the DNA Damage Response. Molecular Cell </w:t>
      </w:r>
      <w:r>
        <w:rPr>
          <w:rFonts w:ascii="Arial" w:hAnsi="Arial" w:cs="Arial"/>
          <w:i/>
          <w:iCs/>
          <w:sz w:val="20"/>
          <w:szCs w:val="20"/>
        </w:rPr>
        <w:t>66</w:t>
      </w:r>
      <w:r>
        <w:rPr>
          <w:rFonts w:ascii="Arial" w:hAnsi="Arial" w:cs="Arial"/>
          <w:sz w:val="20"/>
          <w:szCs w:val="20"/>
        </w:rPr>
        <w:t xml:space="preserve">, 801–817. </w:t>
      </w:r>
      <w:r>
        <w:fldChar w:fldCharType="begin"/>
      </w:r>
      <w:r>
        <w:instrText xml:space="preserve"> HYPERLINK "https://doi.org/10.1016/j.molcel.2017.05.015" </w:instrText>
      </w:r>
      <w:r>
        <w:fldChar w:fldCharType="separate"/>
      </w:r>
      <w:r>
        <w:rPr>
          <w:rStyle w:val="17"/>
          <w:rFonts w:ascii="Arial" w:hAnsi="Arial" w:cs="Arial"/>
          <w:color w:val="auto"/>
          <w:sz w:val="20"/>
          <w:szCs w:val="20"/>
        </w:rPr>
        <w:t>https://doi.org/10.1016/j.molcel.2017.05.015</w:t>
      </w:r>
      <w:r>
        <w:rPr>
          <w:rStyle w:val="17"/>
          <w:rFonts w:ascii="Arial" w:hAnsi="Arial" w:cs="Arial"/>
          <w:color w:val="auto"/>
          <w:sz w:val="20"/>
          <w:szCs w:val="20"/>
        </w:rPr>
        <w:fldChar w:fldCharType="end"/>
      </w:r>
      <w:r>
        <w:rPr>
          <w:rFonts w:ascii="Arial" w:hAnsi="Arial" w:cs="Arial"/>
          <w:sz w:val="20"/>
          <w:szCs w:val="20"/>
        </w:rPr>
        <w:t>.</w:t>
      </w:r>
    </w:p>
    <w:p w14:paraId="41213E4F">
      <w:pPr>
        <w:rPr>
          <w:rFonts w:ascii="Arial" w:hAnsi="Arial" w:cs="Arial"/>
          <w:sz w:val="20"/>
          <w:szCs w:val="20"/>
        </w:rPr>
      </w:pPr>
      <w:r>
        <w:rPr>
          <w:rFonts w:ascii="Arial" w:hAnsi="Arial" w:cs="Arial"/>
          <w:sz w:val="20"/>
          <w:szCs w:val="20"/>
        </w:rPr>
        <w:t xml:space="preserve">Brambati, A., Sacco, O., Porcella, S., Heyza, J., Kareh, M., Schmidt, J.C., and Sfeir, A. (2023). RHINO directs MMEJ to repair DNA breaks in mitosis. Science </w:t>
      </w:r>
      <w:r>
        <w:rPr>
          <w:rFonts w:ascii="Arial" w:hAnsi="Arial" w:cs="Arial"/>
          <w:i/>
          <w:iCs/>
          <w:sz w:val="20"/>
          <w:szCs w:val="20"/>
        </w:rPr>
        <w:t>381</w:t>
      </w:r>
      <w:r>
        <w:rPr>
          <w:rFonts w:ascii="Arial" w:hAnsi="Arial" w:cs="Arial"/>
          <w:sz w:val="20"/>
          <w:szCs w:val="20"/>
        </w:rPr>
        <w:t xml:space="preserve">, 653–660. </w:t>
      </w:r>
      <w:r>
        <w:fldChar w:fldCharType="begin"/>
      </w:r>
      <w:r>
        <w:instrText xml:space="preserve"> HYPERLINK "https://doi.org/10.1126/science.adh3694" </w:instrText>
      </w:r>
      <w:r>
        <w:fldChar w:fldCharType="separate"/>
      </w:r>
      <w:r>
        <w:rPr>
          <w:rStyle w:val="17"/>
          <w:rFonts w:ascii="Arial" w:hAnsi="Arial" w:cs="Arial"/>
          <w:color w:val="auto"/>
          <w:sz w:val="20"/>
          <w:szCs w:val="20"/>
        </w:rPr>
        <w:t>https://doi.org/10.1126/science.adh3694</w:t>
      </w:r>
      <w:r>
        <w:rPr>
          <w:rStyle w:val="17"/>
          <w:rFonts w:ascii="Arial" w:hAnsi="Arial" w:cs="Arial"/>
          <w:color w:val="auto"/>
          <w:sz w:val="20"/>
          <w:szCs w:val="20"/>
        </w:rPr>
        <w:fldChar w:fldCharType="end"/>
      </w:r>
      <w:r>
        <w:rPr>
          <w:rFonts w:ascii="Arial" w:hAnsi="Arial" w:cs="Arial"/>
          <w:sz w:val="20"/>
          <w:szCs w:val="20"/>
        </w:rPr>
        <w:t>.</w:t>
      </w:r>
    </w:p>
    <w:p w14:paraId="33603AE3">
      <w:pPr>
        <w:rPr>
          <w:rFonts w:ascii="Arial" w:hAnsi="Arial" w:cs="Arial"/>
          <w:sz w:val="20"/>
          <w:szCs w:val="20"/>
        </w:rPr>
      </w:pPr>
      <w:r>
        <w:rPr>
          <w:rFonts w:ascii="Arial" w:hAnsi="Arial" w:cs="Arial"/>
          <w:sz w:val="20"/>
          <w:szCs w:val="20"/>
        </w:rPr>
        <w:t xml:space="preserve">Caldecott, K.W., Ward, M.E., and Nussenzweig, A. (2022). The threat of programmed DNA damage to neuronal genome integrity and plasticity. Nat Genet </w:t>
      </w:r>
      <w:r>
        <w:rPr>
          <w:rFonts w:ascii="Arial" w:hAnsi="Arial" w:cs="Arial"/>
          <w:i/>
          <w:iCs/>
          <w:sz w:val="20"/>
          <w:szCs w:val="20"/>
        </w:rPr>
        <w:t>54</w:t>
      </w:r>
      <w:r>
        <w:rPr>
          <w:rFonts w:ascii="Arial" w:hAnsi="Arial" w:cs="Arial"/>
          <w:sz w:val="20"/>
          <w:szCs w:val="20"/>
        </w:rPr>
        <w:t xml:space="preserve">, 115–120. </w:t>
      </w:r>
      <w:r>
        <w:fldChar w:fldCharType="begin"/>
      </w:r>
      <w:r>
        <w:instrText xml:space="preserve"> HYPERLINK "https://doi.org/10.1038/s41588-021-01001-y" </w:instrText>
      </w:r>
      <w:r>
        <w:fldChar w:fldCharType="separate"/>
      </w:r>
      <w:r>
        <w:rPr>
          <w:rStyle w:val="17"/>
          <w:rFonts w:ascii="Arial" w:hAnsi="Arial" w:cs="Arial"/>
          <w:color w:val="auto"/>
          <w:sz w:val="20"/>
          <w:szCs w:val="20"/>
        </w:rPr>
        <w:t>https://doi.org/10.1038/s41588-021-01001-y</w:t>
      </w:r>
      <w:r>
        <w:rPr>
          <w:rStyle w:val="17"/>
          <w:rFonts w:ascii="Arial" w:hAnsi="Arial" w:cs="Arial"/>
          <w:color w:val="auto"/>
          <w:sz w:val="20"/>
          <w:szCs w:val="20"/>
        </w:rPr>
        <w:fldChar w:fldCharType="end"/>
      </w:r>
      <w:r>
        <w:rPr>
          <w:rFonts w:ascii="Arial" w:hAnsi="Arial" w:cs="Arial"/>
          <w:sz w:val="20"/>
          <w:szCs w:val="20"/>
        </w:rPr>
        <w:t>.</w:t>
      </w:r>
    </w:p>
    <w:p w14:paraId="0DBFD64F">
      <w:pPr>
        <w:rPr>
          <w:rFonts w:ascii="Arial" w:hAnsi="Arial" w:cs="Arial"/>
          <w:sz w:val="20"/>
          <w:szCs w:val="20"/>
        </w:rPr>
      </w:pPr>
      <w:r>
        <w:rPr>
          <w:rFonts w:ascii="Arial" w:hAnsi="Arial" w:cs="Arial"/>
          <w:sz w:val="20"/>
          <w:szCs w:val="20"/>
        </w:rPr>
        <w:t xml:space="preserve">Chen, Y., Ding, K., Zheng, S., Gao, S., Xu, X., Wu, H., Zhou, F., Wang, Y., Xu, J., Wang, C., et al. (2025). Post-translational modifications in DNA damage repair: mechanisms underlying temozolomide resistance in glioblastoma. Oncogene </w:t>
      </w:r>
      <w:r>
        <w:rPr>
          <w:rFonts w:ascii="Arial" w:hAnsi="Arial" w:cs="Arial"/>
          <w:i/>
          <w:iCs/>
          <w:sz w:val="20"/>
          <w:szCs w:val="20"/>
        </w:rPr>
        <w:t>44</w:t>
      </w:r>
      <w:r>
        <w:rPr>
          <w:rFonts w:ascii="Arial" w:hAnsi="Arial" w:cs="Arial"/>
          <w:sz w:val="20"/>
          <w:szCs w:val="20"/>
        </w:rPr>
        <w:t xml:space="preserve">, 1781–1792. </w:t>
      </w:r>
      <w:r>
        <w:fldChar w:fldCharType="begin"/>
      </w:r>
      <w:r>
        <w:instrText xml:space="preserve"> HYPERLINK "https://doi.org/10.1038/s41388-025-03454-5" </w:instrText>
      </w:r>
      <w:r>
        <w:fldChar w:fldCharType="separate"/>
      </w:r>
      <w:r>
        <w:rPr>
          <w:rStyle w:val="17"/>
          <w:rFonts w:ascii="Arial" w:hAnsi="Arial" w:cs="Arial"/>
          <w:color w:val="auto"/>
          <w:sz w:val="20"/>
          <w:szCs w:val="20"/>
        </w:rPr>
        <w:t>https://doi.org/10.1038/s41388-025-03454-5</w:t>
      </w:r>
      <w:r>
        <w:rPr>
          <w:rStyle w:val="17"/>
          <w:rFonts w:ascii="Arial" w:hAnsi="Arial" w:cs="Arial"/>
          <w:color w:val="auto"/>
          <w:sz w:val="20"/>
          <w:szCs w:val="20"/>
        </w:rPr>
        <w:fldChar w:fldCharType="end"/>
      </w:r>
      <w:r>
        <w:rPr>
          <w:rFonts w:ascii="Arial" w:hAnsi="Arial" w:cs="Arial"/>
          <w:sz w:val="20"/>
          <w:szCs w:val="20"/>
        </w:rPr>
        <w:t>.</w:t>
      </w:r>
    </w:p>
    <w:p w14:paraId="138D3EE3">
      <w:pPr>
        <w:rPr>
          <w:rFonts w:ascii="Arial" w:hAnsi="Arial" w:cs="Arial"/>
          <w:sz w:val="20"/>
          <w:szCs w:val="20"/>
        </w:rPr>
      </w:pPr>
      <w:r>
        <w:rPr>
          <w:rFonts w:ascii="Arial" w:hAnsi="Arial" w:cs="Arial"/>
          <w:sz w:val="20"/>
          <w:szCs w:val="20"/>
        </w:rPr>
        <w:t xml:space="preserve">Chen, Y., Wu, J., Zhai, L., Zhang, T., Yin, H., Gao, H., Zhao, F., Wang, Z., Yang, X., Jin, M., et al. (2024). Metabolic regulation of homologous recombination repair by MRE11 lactylation. Cell </w:t>
      </w:r>
      <w:r>
        <w:rPr>
          <w:rFonts w:ascii="Arial" w:hAnsi="Arial" w:cs="Arial"/>
          <w:i/>
          <w:iCs/>
          <w:sz w:val="20"/>
          <w:szCs w:val="20"/>
        </w:rPr>
        <w:t>187</w:t>
      </w:r>
      <w:r>
        <w:rPr>
          <w:rFonts w:ascii="Arial" w:hAnsi="Arial" w:cs="Arial"/>
          <w:sz w:val="20"/>
          <w:szCs w:val="20"/>
        </w:rPr>
        <w:t xml:space="preserve">, 294-311.e21. </w:t>
      </w:r>
      <w:r>
        <w:fldChar w:fldCharType="begin"/>
      </w:r>
      <w:r>
        <w:instrText xml:space="preserve"> HYPERLINK "https://doi.org/10.1016/j.cell.2023.11.022" </w:instrText>
      </w:r>
      <w:r>
        <w:fldChar w:fldCharType="separate"/>
      </w:r>
      <w:r>
        <w:rPr>
          <w:rStyle w:val="17"/>
          <w:rFonts w:ascii="Arial" w:hAnsi="Arial" w:cs="Arial"/>
          <w:color w:val="auto"/>
          <w:sz w:val="20"/>
          <w:szCs w:val="20"/>
        </w:rPr>
        <w:t>https://doi.org/10.1016/j.cell.2023.11.022</w:t>
      </w:r>
      <w:r>
        <w:rPr>
          <w:rStyle w:val="17"/>
          <w:rFonts w:ascii="Arial" w:hAnsi="Arial" w:cs="Arial"/>
          <w:color w:val="auto"/>
          <w:sz w:val="20"/>
          <w:szCs w:val="20"/>
        </w:rPr>
        <w:fldChar w:fldCharType="end"/>
      </w:r>
      <w:r>
        <w:rPr>
          <w:rFonts w:ascii="Arial" w:hAnsi="Arial" w:cs="Arial"/>
          <w:sz w:val="20"/>
          <w:szCs w:val="20"/>
        </w:rPr>
        <w:t>.</w:t>
      </w:r>
    </w:p>
    <w:p w14:paraId="2CB2480F">
      <w:pPr>
        <w:rPr>
          <w:rFonts w:ascii="Arial" w:hAnsi="Arial" w:cs="Arial"/>
          <w:sz w:val="20"/>
          <w:szCs w:val="20"/>
        </w:rPr>
      </w:pPr>
      <w:r>
        <w:rPr>
          <w:rFonts w:ascii="Arial" w:hAnsi="Arial" w:cs="Arial"/>
          <w:sz w:val="20"/>
          <w:szCs w:val="20"/>
        </w:rPr>
        <w:t>Chou, W., Wang, H., Wong, F., Ding, S., Wu, P., Shieh, S., and Shen, C. (2008). Chk2</w:t>
      </w:r>
      <w:r>
        <w:rPr>
          <w:rFonts w:ascii="Cambria Math" w:hAnsi="Cambria Math" w:cs="Cambria Math"/>
          <w:sz w:val="20"/>
          <w:szCs w:val="20"/>
        </w:rPr>
        <w:t>‐</w:t>
      </w:r>
      <w:r>
        <w:rPr>
          <w:rFonts w:ascii="Arial" w:hAnsi="Arial" w:cs="Arial"/>
          <w:sz w:val="20"/>
          <w:szCs w:val="20"/>
        </w:rPr>
        <w:t xml:space="preserve">dependent phosphorylation of XRCC1 in the DNA damage response promotes base excision repair. EMBO J </w:t>
      </w:r>
      <w:r>
        <w:rPr>
          <w:rFonts w:ascii="Arial" w:hAnsi="Arial" w:cs="Arial"/>
          <w:i/>
          <w:iCs/>
          <w:sz w:val="20"/>
          <w:szCs w:val="20"/>
        </w:rPr>
        <w:t>27</w:t>
      </w:r>
      <w:r>
        <w:rPr>
          <w:rFonts w:ascii="Arial" w:hAnsi="Arial" w:cs="Arial"/>
          <w:sz w:val="20"/>
          <w:szCs w:val="20"/>
        </w:rPr>
        <w:t xml:space="preserve">, 3140–3150. </w:t>
      </w:r>
      <w:r>
        <w:fldChar w:fldCharType="begin"/>
      </w:r>
      <w:r>
        <w:instrText xml:space="preserve"> HYPERLINK "https://doi.org/10.1038/emboj.2008.229" </w:instrText>
      </w:r>
      <w:r>
        <w:fldChar w:fldCharType="separate"/>
      </w:r>
      <w:r>
        <w:rPr>
          <w:rStyle w:val="17"/>
          <w:rFonts w:ascii="Arial" w:hAnsi="Arial" w:cs="Arial"/>
          <w:color w:val="auto"/>
          <w:sz w:val="20"/>
          <w:szCs w:val="20"/>
        </w:rPr>
        <w:t>https://doi.org/10.1038/emboj.2008.229</w:t>
      </w:r>
      <w:r>
        <w:rPr>
          <w:rStyle w:val="17"/>
          <w:rFonts w:ascii="Arial" w:hAnsi="Arial" w:cs="Arial"/>
          <w:color w:val="auto"/>
          <w:sz w:val="20"/>
          <w:szCs w:val="20"/>
        </w:rPr>
        <w:fldChar w:fldCharType="end"/>
      </w:r>
      <w:r>
        <w:rPr>
          <w:rFonts w:ascii="Arial" w:hAnsi="Arial" w:cs="Arial"/>
          <w:sz w:val="20"/>
          <w:szCs w:val="20"/>
        </w:rPr>
        <w:t>.</w:t>
      </w:r>
    </w:p>
    <w:p w14:paraId="4E8326C3">
      <w:pPr>
        <w:rPr>
          <w:rFonts w:ascii="Arial" w:hAnsi="Arial" w:cs="Arial"/>
          <w:sz w:val="20"/>
          <w:szCs w:val="20"/>
        </w:rPr>
      </w:pPr>
      <w:r>
        <w:rPr>
          <w:rFonts w:ascii="Arial" w:hAnsi="Arial" w:cs="Arial"/>
          <w:sz w:val="20"/>
          <w:szCs w:val="20"/>
        </w:rPr>
        <w:t xml:space="preserve">Citrin, D.E., and Timmerman, R.D. (2026). Effects of Radiotherapy in Normal Tissue. N Engl J Med </w:t>
      </w:r>
      <w:r>
        <w:rPr>
          <w:rFonts w:ascii="Arial" w:hAnsi="Arial" w:cs="Arial"/>
          <w:i/>
          <w:iCs/>
          <w:sz w:val="20"/>
          <w:szCs w:val="20"/>
        </w:rPr>
        <w:t>394</w:t>
      </w:r>
      <w:r>
        <w:rPr>
          <w:rFonts w:ascii="Arial" w:hAnsi="Arial" w:cs="Arial"/>
          <w:sz w:val="20"/>
          <w:szCs w:val="20"/>
        </w:rPr>
        <w:t xml:space="preserve">, 996–1009. </w:t>
      </w:r>
      <w:r>
        <w:fldChar w:fldCharType="begin"/>
      </w:r>
      <w:r>
        <w:instrText xml:space="preserve"> HYPERLINK "https://doi.org/10.1056/NEJMra2506017" </w:instrText>
      </w:r>
      <w:r>
        <w:fldChar w:fldCharType="separate"/>
      </w:r>
      <w:r>
        <w:rPr>
          <w:rStyle w:val="17"/>
          <w:rFonts w:ascii="Arial" w:hAnsi="Arial" w:cs="Arial"/>
          <w:color w:val="auto"/>
          <w:sz w:val="20"/>
          <w:szCs w:val="20"/>
        </w:rPr>
        <w:t>https://doi.org/10.1056/NEJMra2506017</w:t>
      </w:r>
      <w:r>
        <w:rPr>
          <w:rStyle w:val="17"/>
          <w:rFonts w:ascii="Arial" w:hAnsi="Arial" w:cs="Arial"/>
          <w:color w:val="auto"/>
          <w:sz w:val="20"/>
          <w:szCs w:val="20"/>
        </w:rPr>
        <w:fldChar w:fldCharType="end"/>
      </w:r>
      <w:r>
        <w:rPr>
          <w:rFonts w:ascii="Arial" w:hAnsi="Arial" w:cs="Arial"/>
          <w:sz w:val="20"/>
          <w:szCs w:val="20"/>
        </w:rPr>
        <w:t>.</w:t>
      </w:r>
    </w:p>
    <w:p w14:paraId="1872F357">
      <w:pPr>
        <w:rPr>
          <w:rFonts w:ascii="Arial" w:hAnsi="Arial" w:cs="Arial"/>
          <w:sz w:val="20"/>
          <w:szCs w:val="20"/>
        </w:rPr>
      </w:pPr>
      <w:r>
        <w:rPr>
          <w:rFonts w:ascii="Arial" w:hAnsi="Arial" w:cs="Arial"/>
          <w:sz w:val="20"/>
          <w:szCs w:val="20"/>
        </w:rPr>
        <w:t xml:space="preserve">Cohen, H.Y., Lavu, S., Bitterman, K.J., Hekking, B., Imahiyerobo, T.A., Miller, C., Frye, R., Ploegh, H., Kessler, B.M., and Sinclair, D.A. (2004). Acetylation of the C Terminus of Ku70 by CBP and PCAF Controls Bax-Mediated Apoptosis. Molecular Cell </w:t>
      </w:r>
      <w:r>
        <w:rPr>
          <w:rFonts w:ascii="Arial" w:hAnsi="Arial" w:cs="Arial"/>
          <w:i/>
          <w:iCs/>
          <w:sz w:val="20"/>
          <w:szCs w:val="20"/>
        </w:rPr>
        <w:t>13</w:t>
      </w:r>
      <w:r>
        <w:rPr>
          <w:rFonts w:ascii="Arial" w:hAnsi="Arial" w:cs="Arial"/>
          <w:sz w:val="20"/>
          <w:szCs w:val="20"/>
        </w:rPr>
        <w:t xml:space="preserve">, 627–638. </w:t>
      </w:r>
      <w:r>
        <w:fldChar w:fldCharType="begin"/>
      </w:r>
      <w:r>
        <w:instrText xml:space="preserve"> HYPERLINK "https://doi.org/10.1016/S1097-2765(04)00094-2" </w:instrText>
      </w:r>
      <w:r>
        <w:fldChar w:fldCharType="separate"/>
      </w:r>
      <w:r>
        <w:rPr>
          <w:rStyle w:val="17"/>
          <w:rFonts w:ascii="Arial" w:hAnsi="Arial" w:cs="Arial"/>
          <w:color w:val="auto"/>
          <w:sz w:val="20"/>
          <w:szCs w:val="20"/>
        </w:rPr>
        <w:t>https://doi.org/10.1016/S1097-2765(04)00094-2</w:t>
      </w:r>
      <w:r>
        <w:rPr>
          <w:rStyle w:val="17"/>
          <w:rFonts w:ascii="Arial" w:hAnsi="Arial" w:cs="Arial"/>
          <w:color w:val="auto"/>
          <w:sz w:val="20"/>
          <w:szCs w:val="20"/>
        </w:rPr>
        <w:fldChar w:fldCharType="end"/>
      </w:r>
      <w:r>
        <w:rPr>
          <w:rFonts w:ascii="Arial" w:hAnsi="Arial" w:cs="Arial"/>
          <w:sz w:val="20"/>
          <w:szCs w:val="20"/>
        </w:rPr>
        <w:t>.</w:t>
      </w:r>
    </w:p>
    <w:p w14:paraId="0CEE04AF">
      <w:pPr>
        <w:rPr>
          <w:rFonts w:ascii="Arial" w:hAnsi="Arial" w:cs="Arial"/>
          <w:sz w:val="20"/>
          <w:szCs w:val="20"/>
        </w:rPr>
      </w:pPr>
      <w:r>
        <w:rPr>
          <w:rFonts w:ascii="Arial" w:hAnsi="Arial" w:cs="Arial"/>
          <w:sz w:val="20"/>
          <w:szCs w:val="20"/>
        </w:rPr>
        <w:t xml:space="preserve">Darragh, L.B., and Karam, S.D. (2026). Radiation as an immune modulator: mechanisms and implications for combination with immunotherapy. Nat Rev Cancer </w:t>
      </w:r>
      <w:r>
        <w:rPr>
          <w:rFonts w:ascii="Arial" w:hAnsi="Arial" w:cs="Arial"/>
          <w:i/>
          <w:iCs/>
          <w:sz w:val="20"/>
          <w:szCs w:val="20"/>
        </w:rPr>
        <w:t>26</w:t>
      </w:r>
      <w:r>
        <w:rPr>
          <w:rFonts w:ascii="Arial" w:hAnsi="Arial" w:cs="Arial"/>
          <w:sz w:val="20"/>
          <w:szCs w:val="20"/>
        </w:rPr>
        <w:t xml:space="preserve">, 270–284. </w:t>
      </w:r>
      <w:r>
        <w:fldChar w:fldCharType="begin"/>
      </w:r>
      <w:r>
        <w:instrText xml:space="preserve"> HYPERLINK "https://doi.org/10.1038/s41568-025-00903-x" </w:instrText>
      </w:r>
      <w:r>
        <w:fldChar w:fldCharType="separate"/>
      </w:r>
      <w:r>
        <w:rPr>
          <w:rStyle w:val="17"/>
          <w:rFonts w:ascii="Arial" w:hAnsi="Arial" w:cs="Arial"/>
          <w:color w:val="auto"/>
          <w:sz w:val="20"/>
          <w:szCs w:val="20"/>
        </w:rPr>
        <w:t>https://doi.org/10.1038/s41568-025-00903-x</w:t>
      </w:r>
      <w:r>
        <w:rPr>
          <w:rStyle w:val="17"/>
          <w:rFonts w:ascii="Arial" w:hAnsi="Arial" w:cs="Arial"/>
          <w:color w:val="auto"/>
          <w:sz w:val="20"/>
          <w:szCs w:val="20"/>
        </w:rPr>
        <w:fldChar w:fldCharType="end"/>
      </w:r>
      <w:r>
        <w:rPr>
          <w:rFonts w:ascii="Arial" w:hAnsi="Arial" w:cs="Arial"/>
          <w:sz w:val="20"/>
          <w:szCs w:val="20"/>
        </w:rPr>
        <w:t>.</w:t>
      </w:r>
    </w:p>
    <w:p w14:paraId="22366A45">
      <w:pPr>
        <w:rPr>
          <w:rFonts w:ascii="Arial" w:hAnsi="Arial" w:cs="Arial"/>
          <w:sz w:val="20"/>
          <w:szCs w:val="20"/>
        </w:rPr>
      </w:pPr>
      <w:r>
        <w:rPr>
          <w:rFonts w:ascii="Arial" w:hAnsi="Arial" w:cs="Arial"/>
          <w:sz w:val="20"/>
          <w:szCs w:val="20"/>
        </w:rPr>
        <w:t xml:space="preserve">Di Giorgio, E., Dalla, E., Tolotto, V., D’Este, F., Paluvai, H., Ranzino, L., and Brancolini, C. (2024). HDAC4 influences the DNA damage response and counteracts senescence by assembling with HDAC1/HDAC2 to control H2BK120 acetylation and homology-directed repair. Nucleic Acids Research </w:t>
      </w:r>
      <w:r>
        <w:rPr>
          <w:rFonts w:ascii="Arial" w:hAnsi="Arial" w:cs="Arial"/>
          <w:i/>
          <w:iCs/>
          <w:sz w:val="20"/>
          <w:szCs w:val="20"/>
        </w:rPr>
        <w:t>52</w:t>
      </w:r>
      <w:r>
        <w:rPr>
          <w:rFonts w:ascii="Arial" w:hAnsi="Arial" w:cs="Arial"/>
          <w:sz w:val="20"/>
          <w:szCs w:val="20"/>
        </w:rPr>
        <w:t xml:space="preserve">, 8218–8240. </w:t>
      </w:r>
      <w:r>
        <w:fldChar w:fldCharType="begin"/>
      </w:r>
      <w:r>
        <w:instrText xml:space="preserve"> HYPERLINK "https://doi.org/10.1093/nar/gkae501" </w:instrText>
      </w:r>
      <w:r>
        <w:fldChar w:fldCharType="separate"/>
      </w:r>
      <w:r>
        <w:rPr>
          <w:rStyle w:val="17"/>
          <w:rFonts w:ascii="Arial" w:hAnsi="Arial" w:cs="Arial"/>
          <w:color w:val="auto"/>
          <w:sz w:val="20"/>
          <w:szCs w:val="20"/>
        </w:rPr>
        <w:t>https://doi.org/10.1093/nar/gkae501</w:t>
      </w:r>
      <w:r>
        <w:rPr>
          <w:rStyle w:val="17"/>
          <w:rFonts w:ascii="Arial" w:hAnsi="Arial" w:cs="Arial"/>
          <w:color w:val="auto"/>
          <w:sz w:val="20"/>
          <w:szCs w:val="20"/>
        </w:rPr>
        <w:fldChar w:fldCharType="end"/>
      </w:r>
      <w:r>
        <w:rPr>
          <w:rFonts w:ascii="Arial" w:hAnsi="Arial" w:cs="Arial"/>
          <w:sz w:val="20"/>
          <w:szCs w:val="20"/>
        </w:rPr>
        <w:t>.</w:t>
      </w:r>
    </w:p>
    <w:p w14:paraId="1C97917D">
      <w:pPr>
        <w:rPr>
          <w:rFonts w:ascii="Arial" w:hAnsi="Arial" w:cs="Arial"/>
          <w:sz w:val="20"/>
          <w:szCs w:val="20"/>
        </w:rPr>
      </w:pPr>
      <w:r>
        <w:rPr>
          <w:rFonts w:ascii="Arial" w:hAnsi="Arial" w:cs="Arial"/>
          <w:sz w:val="20"/>
          <w:szCs w:val="20"/>
        </w:rPr>
        <w:t xml:space="preserve">Dias, M.P., Moser, S.C., Ganesan, S., and Jonkers, J. (2021). Understanding and overcoming resistance to PARP inhibitors in cancer therapy. Nat Rev Clin Oncol </w:t>
      </w:r>
      <w:r>
        <w:rPr>
          <w:rFonts w:ascii="Arial" w:hAnsi="Arial" w:cs="Arial"/>
          <w:i/>
          <w:iCs/>
          <w:sz w:val="20"/>
          <w:szCs w:val="20"/>
        </w:rPr>
        <w:t>18</w:t>
      </w:r>
      <w:r>
        <w:rPr>
          <w:rFonts w:ascii="Arial" w:hAnsi="Arial" w:cs="Arial"/>
          <w:sz w:val="20"/>
          <w:szCs w:val="20"/>
        </w:rPr>
        <w:t xml:space="preserve">, 773–791. </w:t>
      </w:r>
      <w:r>
        <w:fldChar w:fldCharType="begin"/>
      </w:r>
      <w:r>
        <w:instrText xml:space="preserve"> HYPERLINK "https://doi.org/10.1038/s41571-021-00532-x" </w:instrText>
      </w:r>
      <w:r>
        <w:fldChar w:fldCharType="separate"/>
      </w:r>
      <w:r>
        <w:rPr>
          <w:rStyle w:val="17"/>
          <w:rFonts w:ascii="Arial" w:hAnsi="Arial" w:cs="Arial"/>
          <w:color w:val="auto"/>
          <w:sz w:val="20"/>
          <w:szCs w:val="20"/>
        </w:rPr>
        <w:t>https://doi.org/10.1038/s41571-021-00532-x</w:t>
      </w:r>
      <w:r>
        <w:rPr>
          <w:rStyle w:val="17"/>
          <w:rFonts w:ascii="Arial" w:hAnsi="Arial" w:cs="Arial"/>
          <w:color w:val="auto"/>
          <w:sz w:val="20"/>
          <w:szCs w:val="20"/>
        </w:rPr>
        <w:fldChar w:fldCharType="end"/>
      </w:r>
      <w:r>
        <w:rPr>
          <w:rFonts w:ascii="Arial" w:hAnsi="Arial" w:cs="Arial"/>
          <w:sz w:val="20"/>
          <w:szCs w:val="20"/>
        </w:rPr>
        <w:t>.</w:t>
      </w:r>
    </w:p>
    <w:p w14:paraId="7DB539A1">
      <w:pPr>
        <w:rPr>
          <w:rFonts w:ascii="Arial" w:hAnsi="Arial" w:cs="Arial"/>
          <w:sz w:val="20"/>
          <w:szCs w:val="20"/>
        </w:rPr>
      </w:pPr>
      <w:r>
        <w:rPr>
          <w:rFonts w:ascii="Arial" w:hAnsi="Arial" w:cs="Arial"/>
          <w:sz w:val="20"/>
          <w:szCs w:val="20"/>
        </w:rPr>
        <w:t xml:space="preserve">Dibitetto, D., Widmer, C.A., and Rottenberg, S. (2024). PARPi, BRCA, and gaps: controversies and future research. Trends in Cancer </w:t>
      </w:r>
      <w:r>
        <w:rPr>
          <w:rFonts w:ascii="Arial" w:hAnsi="Arial" w:cs="Arial"/>
          <w:i/>
          <w:iCs/>
          <w:sz w:val="20"/>
          <w:szCs w:val="20"/>
        </w:rPr>
        <w:t>10</w:t>
      </w:r>
      <w:r>
        <w:rPr>
          <w:rFonts w:ascii="Arial" w:hAnsi="Arial" w:cs="Arial"/>
          <w:sz w:val="20"/>
          <w:szCs w:val="20"/>
        </w:rPr>
        <w:t xml:space="preserve">, 857–869. </w:t>
      </w:r>
      <w:r>
        <w:fldChar w:fldCharType="begin"/>
      </w:r>
      <w:r>
        <w:instrText xml:space="preserve"> HYPERLINK "https://doi.org/10.1016/j.trecan.2024.06.008" </w:instrText>
      </w:r>
      <w:r>
        <w:fldChar w:fldCharType="separate"/>
      </w:r>
      <w:r>
        <w:rPr>
          <w:rStyle w:val="17"/>
          <w:rFonts w:ascii="Arial" w:hAnsi="Arial" w:cs="Arial"/>
          <w:color w:val="auto"/>
          <w:sz w:val="20"/>
          <w:szCs w:val="20"/>
        </w:rPr>
        <w:t>https://doi.org/10.1016/j.trecan.2024.06.008</w:t>
      </w:r>
      <w:r>
        <w:rPr>
          <w:rStyle w:val="17"/>
          <w:rFonts w:ascii="Arial" w:hAnsi="Arial" w:cs="Arial"/>
          <w:color w:val="auto"/>
          <w:sz w:val="20"/>
          <w:szCs w:val="20"/>
        </w:rPr>
        <w:fldChar w:fldCharType="end"/>
      </w:r>
      <w:r>
        <w:rPr>
          <w:rFonts w:ascii="Arial" w:hAnsi="Arial" w:cs="Arial"/>
          <w:sz w:val="20"/>
          <w:szCs w:val="20"/>
        </w:rPr>
        <w:t>.</w:t>
      </w:r>
    </w:p>
    <w:p w14:paraId="2C70D1CC">
      <w:pPr>
        <w:rPr>
          <w:rFonts w:ascii="Arial" w:hAnsi="Arial" w:cs="Arial"/>
          <w:sz w:val="20"/>
          <w:szCs w:val="20"/>
          <w:lang w:val="fr-FR"/>
        </w:rPr>
      </w:pPr>
      <w:r>
        <w:rPr>
          <w:rFonts w:ascii="Arial" w:hAnsi="Arial" w:cs="Arial"/>
          <w:sz w:val="20"/>
          <w:szCs w:val="20"/>
        </w:rPr>
        <w:t xml:space="preserve">Du, R., Gao, Y., Yan, C., Ren, X., Qi, S., Liu, G., Guo, X., Song, X., Wang, H., Rao, J., et al. (2024). Sirtuin 1/sirtuin 3 are robust lysine delactylases and sirtuin 1-mediated delactylation regulates glycolysis. iScience </w:t>
      </w:r>
      <w:r>
        <w:rPr>
          <w:rFonts w:ascii="Arial" w:hAnsi="Arial" w:cs="Arial"/>
          <w:i/>
          <w:iCs/>
          <w:sz w:val="20"/>
          <w:szCs w:val="20"/>
        </w:rPr>
        <w:t>27</w:t>
      </w:r>
      <w:r>
        <w:rPr>
          <w:rFonts w:ascii="Arial" w:hAnsi="Arial" w:cs="Arial"/>
          <w:sz w:val="20"/>
          <w:szCs w:val="20"/>
        </w:rPr>
        <w:t xml:space="preserve">, 110911. </w:t>
      </w:r>
      <w:r>
        <w:fldChar w:fldCharType="begin"/>
      </w:r>
      <w:r>
        <w:instrText xml:space="preserve"> HYPERLINK "https://doi.org/10.1016/j.isci.2024.110911" </w:instrText>
      </w:r>
      <w:r>
        <w:fldChar w:fldCharType="separate"/>
      </w:r>
      <w:r>
        <w:rPr>
          <w:rStyle w:val="17"/>
          <w:rFonts w:ascii="Arial" w:hAnsi="Arial" w:cs="Arial"/>
          <w:color w:val="auto"/>
          <w:sz w:val="20"/>
          <w:szCs w:val="20"/>
          <w:lang w:val="fr-FR"/>
        </w:rPr>
        <w:t>https://doi.org/10.1016/j.isci.2024.110911</w:t>
      </w:r>
      <w:r>
        <w:rPr>
          <w:rStyle w:val="17"/>
          <w:rFonts w:ascii="Arial" w:hAnsi="Arial" w:cs="Arial"/>
          <w:color w:val="auto"/>
          <w:sz w:val="20"/>
          <w:szCs w:val="20"/>
          <w:lang w:val="fr-FR"/>
        </w:rPr>
        <w:fldChar w:fldCharType="end"/>
      </w:r>
      <w:r>
        <w:rPr>
          <w:rFonts w:ascii="Arial" w:hAnsi="Arial" w:cs="Arial"/>
          <w:sz w:val="20"/>
          <w:szCs w:val="20"/>
          <w:lang w:val="fr-FR"/>
        </w:rPr>
        <w:t>.</w:t>
      </w:r>
    </w:p>
    <w:p w14:paraId="7F2D3FC5">
      <w:pPr>
        <w:rPr>
          <w:rFonts w:ascii="Arial" w:hAnsi="Arial" w:cs="Arial"/>
          <w:sz w:val="20"/>
          <w:szCs w:val="20"/>
        </w:rPr>
      </w:pPr>
      <w:r>
        <w:rPr>
          <w:rFonts w:ascii="Arial" w:hAnsi="Arial" w:cs="Arial"/>
          <w:sz w:val="20"/>
          <w:szCs w:val="20"/>
          <w:lang w:val="fr-FR"/>
        </w:rPr>
        <w:t xml:space="preserve">Dutto, I., Scalera, C., Tillhon, M., Ticli, G., Passaniti, G., Cazzalini, O., Savio, M., Stivala, L.A., Gervasini, C., Larizza, L., et al. </w:t>
      </w:r>
      <w:r>
        <w:rPr>
          <w:rFonts w:ascii="Arial" w:hAnsi="Arial" w:cs="Arial"/>
          <w:sz w:val="20"/>
          <w:szCs w:val="20"/>
        </w:rPr>
        <w:t xml:space="preserve">(2020). Mutations in CREBBP and EP300 genes affect DNA repair of oxidative damage in Rubinstein-Taybi syndrome cells. Carcinogenesis </w:t>
      </w:r>
      <w:r>
        <w:rPr>
          <w:rFonts w:ascii="Arial" w:hAnsi="Arial" w:cs="Arial"/>
          <w:i/>
          <w:iCs/>
          <w:sz w:val="20"/>
          <w:szCs w:val="20"/>
        </w:rPr>
        <w:t>41</w:t>
      </w:r>
      <w:r>
        <w:rPr>
          <w:rFonts w:ascii="Arial" w:hAnsi="Arial" w:cs="Arial"/>
          <w:sz w:val="20"/>
          <w:szCs w:val="20"/>
        </w:rPr>
        <w:t xml:space="preserve">, 257–266. </w:t>
      </w:r>
      <w:r>
        <w:fldChar w:fldCharType="begin"/>
      </w:r>
      <w:r>
        <w:instrText xml:space="preserve"> HYPERLINK "https://doi.org/10.1093/carcin/bgz149" </w:instrText>
      </w:r>
      <w:r>
        <w:fldChar w:fldCharType="separate"/>
      </w:r>
      <w:r>
        <w:rPr>
          <w:rStyle w:val="17"/>
          <w:rFonts w:ascii="Arial" w:hAnsi="Arial" w:cs="Arial"/>
          <w:color w:val="auto"/>
          <w:sz w:val="20"/>
          <w:szCs w:val="20"/>
        </w:rPr>
        <w:t>https://doi.org/10.1093/carcin/bgz149</w:t>
      </w:r>
      <w:r>
        <w:rPr>
          <w:rStyle w:val="17"/>
          <w:rFonts w:ascii="Arial" w:hAnsi="Arial" w:cs="Arial"/>
          <w:color w:val="auto"/>
          <w:sz w:val="20"/>
          <w:szCs w:val="20"/>
        </w:rPr>
        <w:fldChar w:fldCharType="end"/>
      </w:r>
      <w:r>
        <w:rPr>
          <w:rFonts w:ascii="Arial" w:hAnsi="Arial" w:cs="Arial"/>
          <w:sz w:val="20"/>
          <w:szCs w:val="20"/>
        </w:rPr>
        <w:t>.</w:t>
      </w:r>
    </w:p>
    <w:p w14:paraId="05F45F68">
      <w:pPr>
        <w:rPr>
          <w:rFonts w:ascii="Arial" w:hAnsi="Arial" w:cs="Arial"/>
          <w:sz w:val="20"/>
          <w:szCs w:val="20"/>
        </w:rPr>
      </w:pPr>
      <w:r>
        <w:rPr>
          <w:rFonts w:ascii="Arial" w:hAnsi="Arial" w:cs="Arial"/>
          <w:sz w:val="20"/>
          <w:szCs w:val="20"/>
        </w:rPr>
        <w:t xml:space="preserve">Fan, Z., Liu, Z., Zhang, N., Wei, W., Cheng, K., Sun, H., and Hao, Q. (2023). Identification of SIRT3 as an eraser of H4K16la. iScience </w:t>
      </w:r>
      <w:r>
        <w:rPr>
          <w:rFonts w:ascii="Arial" w:hAnsi="Arial" w:cs="Arial"/>
          <w:i/>
          <w:iCs/>
          <w:sz w:val="20"/>
          <w:szCs w:val="20"/>
        </w:rPr>
        <w:t>26</w:t>
      </w:r>
      <w:r>
        <w:rPr>
          <w:rFonts w:ascii="Arial" w:hAnsi="Arial" w:cs="Arial"/>
          <w:sz w:val="20"/>
          <w:szCs w:val="20"/>
        </w:rPr>
        <w:t xml:space="preserve">, 107757. </w:t>
      </w:r>
      <w:r>
        <w:fldChar w:fldCharType="begin"/>
      </w:r>
      <w:r>
        <w:instrText xml:space="preserve"> HYPERLINK "https://doi.org/10.1016/j.isci.2023.107757" </w:instrText>
      </w:r>
      <w:r>
        <w:fldChar w:fldCharType="separate"/>
      </w:r>
      <w:r>
        <w:rPr>
          <w:rStyle w:val="17"/>
          <w:rFonts w:ascii="Arial" w:hAnsi="Arial" w:cs="Arial"/>
          <w:color w:val="auto"/>
          <w:sz w:val="20"/>
          <w:szCs w:val="20"/>
        </w:rPr>
        <w:t>https://doi.org/10.1016/j.isci.2023.107757</w:t>
      </w:r>
      <w:r>
        <w:rPr>
          <w:rStyle w:val="17"/>
          <w:rFonts w:ascii="Arial" w:hAnsi="Arial" w:cs="Arial"/>
          <w:color w:val="auto"/>
          <w:sz w:val="20"/>
          <w:szCs w:val="20"/>
        </w:rPr>
        <w:fldChar w:fldCharType="end"/>
      </w:r>
      <w:r>
        <w:rPr>
          <w:rFonts w:ascii="Arial" w:hAnsi="Arial" w:cs="Arial"/>
          <w:sz w:val="20"/>
          <w:szCs w:val="20"/>
        </w:rPr>
        <w:t>.</w:t>
      </w:r>
    </w:p>
    <w:p w14:paraId="0AFCCF8F">
      <w:pPr>
        <w:rPr>
          <w:rFonts w:ascii="Arial" w:hAnsi="Arial" w:cs="Arial"/>
          <w:sz w:val="20"/>
          <w:szCs w:val="20"/>
          <w:lang w:val="fr-FR"/>
        </w:rPr>
      </w:pPr>
      <w:r>
        <w:rPr>
          <w:rFonts w:ascii="Arial" w:hAnsi="Arial" w:cs="Arial"/>
          <w:sz w:val="20"/>
          <w:szCs w:val="20"/>
        </w:rPr>
        <w:t xml:space="preserve">Fang, C., Zhu, Z., Cao, J., Huang, J., and Xu, Y. (2025). Comprehensive review on Fanconi anemia: insights into DNA interstrand cross-links, repair pathways, and associated tumors. </w:t>
      </w:r>
      <w:r>
        <w:rPr>
          <w:rFonts w:ascii="Arial" w:hAnsi="Arial" w:cs="Arial"/>
          <w:sz w:val="20"/>
          <w:szCs w:val="20"/>
          <w:lang w:val="fr-FR"/>
        </w:rPr>
        <w:t xml:space="preserve">Orphanet J Rare Dis </w:t>
      </w:r>
      <w:r>
        <w:rPr>
          <w:rFonts w:ascii="Arial" w:hAnsi="Arial" w:cs="Arial"/>
          <w:i/>
          <w:iCs/>
          <w:sz w:val="20"/>
          <w:szCs w:val="20"/>
          <w:lang w:val="fr-FR"/>
        </w:rPr>
        <w:t>20</w:t>
      </w:r>
      <w:r>
        <w:rPr>
          <w:rFonts w:ascii="Arial" w:hAnsi="Arial" w:cs="Arial"/>
          <w:sz w:val="20"/>
          <w:szCs w:val="20"/>
          <w:lang w:val="fr-FR"/>
        </w:rPr>
        <w:t xml:space="preserve">, 389. </w:t>
      </w:r>
      <w:r>
        <w:fldChar w:fldCharType="begin"/>
      </w:r>
      <w:r>
        <w:instrText xml:space="preserve"> HYPERLINK "https://doi.org/10.1186/s13023-025-03896-w" </w:instrText>
      </w:r>
      <w:r>
        <w:fldChar w:fldCharType="separate"/>
      </w:r>
      <w:r>
        <w:rPr>
          <w:rStyle w:val="17"/>
          <w:rFonts w:ascii="Arial" w:hAnsi="Arial" w:cs="Arial"/>
          <w:color w:val="auto"/>
          <w:sz w:val="20"/>
          <w:szCs w:val="20"/>
          <w:lang w:val="fr-FR"/>
        </w:rPr>
        <w:t>https://doi.org/10.1186/s13023-025-03896-w</w:t>
      </w:r>
      <w:r>
        <w:rPr>
          <w:rStyle w:val="17"/>
          <w:rFonts w:ascii="Arial" w:hAnsi="Arial" w:cs="Arial"/>
          <w:color w:val="auto"/>
          <w:sz w:val="20"/>
          <w:szCs w:val="20"/>
          <w:lang w:val="fr-FR"/>
        </w:rPr>
        <w:fldChar w:fldCharType="end"/>
      </w:r>
      <w:r>
        <w:rPr>
          <w:rFonts w:ascii="Arial" w:hAnsi="Arial" w:cs="Arial"/>
          <w:sz w:val="20"/>
          <w:szCs w:val="20"/>
          <w:lang w:val="fr-FR"/>
        </w:rPr>
        <w:t>.</w:t>
      </w:r>
    </w:p>
    <w:p w14:paraId="1FB34BF6">
      <w:pPr>
        <w:rPr>
          <w:rFonts w:ascii="Arial" w:hAnsi="Arial" w:cs="Arial"/>
          <w:sz w:val="20"/>
          <w:szCs w:val="20"/>
        </w:rPr>
      </w:pPr>
      <w:r>
        <w:rPr>
          <w:rFonts w:ascii="Arial" w:hAnsi="Arial" w:cs="Arial"/>
          <w:sz w:val="20"/>
          <w:szCs w:val="20"/>
          <w:lang w:val="fr-FR"/>
        </w:rPr>
        <w:t xml:space="preserve">Favaudon, V., Caplier, L., Monceau, V., Pouzoulet, F., Sayarath, M., Fouillade, C., Poupon, M.-F., Brito, I., Hupé, P., Bourhis, J., et al. </w:t>
      </w:r>
      <w:r>
        <w:rPr>
          <w:rFonts w:ascii="Arial" w:hAnsi="Arial" w:cs="Arial"/>
          <w:sz w:val="20"/>
          <w:szCs w:val="20"/>
        </w:rPr>
        <w:t xml:space="preserve">(2014). Ultrahigh dose-rate FLASH irradiation increases the differential response between normal and tumor tissue in mice. Sci. Transl. Med. </w:t>
      </w:r>
      <w:r>
        <w:rPr>
          <w:rFonts w:ascii="Arial" w:hAnsi="Arial" w:cs="Arial"/>
          <w:i/>
          <w:iCs/>
          <w:sz w:val="20"/>
          <w:szCs w:val="20"/>
        </w:rPr>
        <w:t>6</w:t>
      </w:r>
      <w:r>
        <w:rPr>
          <w:rFonts w:ascii="Arial" w:hAnsi="Arial" w:cs="Arial"/>
          <w:sz w:val="20"/>
          <w:szCs w:val="20"/>
        </w:rPr>
        <w:t xml:space="preserve">. </w:t>
      </w:r>
      <w:r>
        <w:fldChar w:fldCharType="begin"/>
      </w:r>
      <w:r>
        <w:instrText xml:space="preserve"> HYPERLINK "https://doi.org/10.1126/scitranslmed.3008973" </w:instrText>
      </w:r>
      <w:r>
        <w:fldChar w:fldCharType="separate"/>
      </w:r>
      <w:r>
        <w:rPr>
          <w:rStyle w:val="17"/>
          <w:rFonts w:ascii="Arial" w:hAnsi="Arial" w:cs="Arial"/>
          <w:color w:val="auto"/>
          <w:sz w:val="20"/>
          <w:szCs w:val="20"/>
        </w:rPr>
        <w:t>https://doi.org/10.1126/scitranslmed.3008973</w:t>
      </w:r>
      <w:r>
        <w:rPr>
          <w:rStyle w:val="17"/>
          <w:rFonts w:ascii="Arial" w:hAnsi="Arial" w:cs="Arial"/>
          <w:color w:val="auto"/>
          <w:sz w:val="20"/>
          <w:szCs w:val="20"/>
        </w:rPr>
        <w:fldChar w:fldCharType="end"/>
      </w:r>
      <w:r>
        <w:rPr>
          <w:rFonts w:ascii="Arial" w:hAnsi="Arial" w:cs="Arial"/>
          <w:sz w:val="20"/>
          <w:szCs w:val="20"/>
        </w:rPr>
        <w:t>.</w:t>
      </w:r>
    </w:p>
    <w:p w14:paraId="3C75D9E2">
      <w:pPr>
        <w:rPr>
          <w:rFonts w:ascii="Arial" w:hAnsi="Arial" w:cs="Arial"/>
          <w:sz w:val="20"/>
          <w:szCs w:val="20"/>
        </w:rPr>
      </w:pPr>
      <w:r>
        <w:rPr>
          <w:rFonts w:ascii="Arial" w:hAnsi="Arial" w:cs="Arial"/>
          <w:sz w:val="20"/>
          <w:szCs w:val="20"/>
        </w:rPr>
        <w:t xml:space="preserve">Ferrand, J., Plessier, A., and Polo, S.E. (2021). Control of the chromatin response to DNA damage: Histone proteins pull the strings. Seminars in Cell &amp; Developmental Biology </w:t>
      </w:r>
      <w:r>
        <w:rPr>
          <w:rFonts w:ascii="Arial" w:hAnsi="Arial" w:cs="Arial"/>
          <w:i/>
          <w:iCs/>
          <w:sz w:val="20"/>
          <w:szCs w:val="20"/>
        </w:rPr>
        <w:t>113</w:t>
      </w:r>
      <w:r>
        <w:rPr>
          <w:rFonts w:ascii="Arial" w:hAnsi="Arial" w:cs="Arial"/>
          <w:sz w:val="20"/>
          <w:szCs w:val="20"/>
        </w:rPr>
        <w:t xml:space="preserve">, 75–87. </w:t>
      </w:r>
      <w:r>
        <w:fldChar w:fldCharType="begin"/>
      </w:r>
      <w:r>
        <w:instrText xml:space="preserve"> HYPERLINK "https://doi.org/10.1016/j.semcdb.2020.07.002" </w:instrText>
      </w:r>
      <w:r>
        <w:fldChar w:fldCharType="separate"/>
      </w:r>
      <w:r>
        <w:rPr>
          <w:rStyle w:val="17"/>
          <w:rFonts w:ascii="Arial" w:hAnsi="Arial" w:cs="Arial"/>
          <w:color w:val="auto"/>
          <w:sz w:val="20"/>
          <w:szCs w:val="20"/>
        </w:rPr>
        <w:t>https://doi.org/10.1016/j.semcdb.2020.07.002</w:t>
      </w:r>
      <w:r>
        <w:rPr>
          <w:rStyle w:val="17"/>
          <w:rFonts w:ascii="Arial" w:hAnsi="Arial" w:cs="Arial"/>
          <w:color w:val="auto"/>
          <w:sz w:val="20"/>
          <w:szCs w:val="20"/>
        </w:rPr>
        <w:fldChar w:fldCharType="end"/>
      </w:r>
      <w:r>
        <w:rPr>
          <w:rFonts w:ascii="Arial" w:hAnsi="Arial" w:cs="Arial"/>
          <w:sz w:val="20"/>
          <w:szCs w:val="20"/>
        </w:rPr>
        <w:t>.</w:t>
      </w:r>
    </w:p>
    <w:p w14:paraId="103491D0">
      <w:pPr>
        <w:rPr>
          <w:rFonts w:ascii="Arial" w:hAnsi="Arial" w:cs="Arial"/>
          <w:sz w:val="20"/>
          <w:szCs w:val="20"/>
        </w:rPr>
      </w:pPr>
      <w:r>
        <w:rPr>
          <w:rFonts w:ascii="Arial" w:hAnsi="Arial" w:cs="Arial"/>
          <w:sz w:val="20"/>
          <w:szCs w:val="20"/>
        </w:rPr>
        <w:t xml:space="preserve">Geng, A., Sun, J., Tang, H., Yu, Y., Wang, X., Zhang, J., Wang, X., Sun, X., Zhou, X., Gao, N., et al. (2024). SIRT2 promotes base excision repair by transcriptionally activating OGG1 in an ATM/ATR-dependent manner. Nucleic Acids Research </w:t>
      </w:r>
      <w:r>
        <w:rPr>
          <w:rFonts w:ascii="Arial" w:hAnsi="Arial" w:cs="Arial"/>
          <w:i/>
          <w:iCs/>
          <w:sz w:val="20"/>
          <w:szCs w:val="20"/>
        </w:rPr>
        <w:t>52</w:t>
      </w:r>
      <w:r>
        <w:rPr>
          <w:rFonts w:ascii="Arial" w:hAnsi="Arial" w:cs="Arial"/>
          <w:sz w:val="20"/>
          <w:szCs w:val="20"/>
        </w:rPr>
        <w:t xml:space="preserve">, 5107–5120. </w:t>
      </w:r>
      <w:r>
        <w:fldChar w:fldCharType="begin"/>
      </w:r>
      <w:r>
        <w:instrText xml:space="preserve"> HYPERLINK "https://doi.org/10.1093/nar/gkae190" </w:instrText>
      </w:r>
      <w:r>
        <w:fldChar w:fldCharType="separate"/>
      </w:r>
      <w:r>
        <w:rPr>
          <w:rStyle w:val="17"/>
          <w:rFonts w:ascii="Arial" w:hAnsi="Arial" w:cs="Arial"/>
          <w:color w:val="auto"/>
          <w:sz w:val="20"/>
          <w:szCs w:val="20"/>
        </w:rPr>
        <w:t>https://doi.org/10.1093/nar/gkae190</w:t>
      </w:r>
      <w:r>
        <w:rPr>
          <w:rStyle w:val="17"/>
          <w:rFonts w:ascii="Arial" w:hAnsi="Arial" w:cs="Arial"/>
          <w:color w:val="auto"/>
          <w:sz w:val="20"/>
          <w:szCs w:val="20"/>
        </w:rPr>
        <w:fldChar w:fldCharType="end"/>
      </w:r>
      <w:r>
        <w:rPr>
          <w:rFonts w:ascii="Arial" w:hAnsi="Arial" w:cs="Arial"/>
          <w:sz w:val="20"/>
          <w:szCs w:val="20"/>
        </w:rPr>
        <w:t>.</w:t>
      </w:r>
    </w:p>
    <w:p w14:paraId="4BCAA2D1">
      <w:pPr>
        <w:rPr>
          <w:rFonts w:ascii="Arial" w:hAnsi="Arial" w:cs="Arial"/>
          <w:sz w:val="20"/>
          <w:szCs w:val="20"/>
        </w:rPr>
      </w:pPr>
      <w:r>
        <w:rPr>
          <w:rFonts w:ascii="Arial" w:hAnsi="Arial" w:cs="Arial"/>
          <w:sz w:val="20"/>
          <w:szCs w:val="20"/>
        </w:rPr>
        <w:t xml:space="preserve">Gonzatti, M.B., Hintzen, J.C.J., Sharma, I., Najar, Mohd.A., Tsusaka, T., Marcinkiewicz, M.M., Da Silva Crispim, C.V., Snyder, N.W., Burslem, G.M., and Goldberg, E.L. (2025). Class I histone deacetylases catalyze lysine lactylation. Journal of Biological Chemistry </w:t>
      </w:r>
      <w:r>
        <w:rPr>
          <w:rFonts w:ascii="Arial" w:hAnsi="Arial" w:cs="Arial"/>
          <w:i/>
          <w:iCs/>
          <w:sz w:val="20"/>
          <w:szCs w:val="20"/>
        </w:rPr>
        <w:t>301</w:t>
      </w:r>
      <w:r>
        <w:rPr>
          <w:rFonts w:ascii="Arial" w:hAnsi="Arial" w:cs="Arial"/>
          <w:sz w:val="20"/>
          <w:szCs w:val="20"/>
        </w:rPr>
        <w:t xml:space="preserve">, 110602. </w:t>
      </w:r>
      <w:r>
        <w:fldChar w:fldCharType="begin"/>
      </w:r>
      <w:r>
        <w:instrText xml:space="preserve"> HYPERLINK "https://doi.org/10.1016/j.jbc.2025.110602" </w:instrText>
      </w:r>
      <w:r>
        <w:fldChar w:fldCharType="separate"/>
      </w:r>
      <w:r>
        <w:rPr>
          <w:rStyle w:val="17"/>
          <w:rFonts w:ascii="Arial" w:hAnsi="Arial" w:cs="Arial"/>
          <w:color w:val="auto"/>
          <w:sz w:val="20"/>
          <w:szCs w:val="20"/>
        </w:rPr>
        <w:t>https://doi.org/10.1016/j.jbc.2025.110602</w:t>
      </w:r>
      <w:r>
        <w:rPr>
          <w:rStyle w:val="17"/>
          <w:rFonts w:ascii="Arial" w:hAnsi="Arial" w:cs="Arial"/>
          <w:color w:val="auto"/>
          <w:sz w:val="20"/>
          <w:szCs w:val="20"/>
        </w:rPr>
        <w:fldChar w:fldCharType="end"/>
      </w:r>
      <w:r>
        <w:rPr>
          <w:rFonts w:ascii="Arial" w:hAnsi="Arial" w:cs="Arial"/>
          <w:sz w:val="20"/>
          <w:szCs w:val="20"/>
        </w:rPr>
        <w:t>.</w:t>
      </w:r>
    </w:p>
    <w:p w14:paraId="37D505FE">
      <w:pPr>
        <w:rPr>
          <w:rFonts w:ascii="Arial" w:hAnsi="Arial" w:cs="Arial"/>
          <w:sz w:val="20"/>
          <w:szCs w:val="20"/>
        </w:rPr>
      </w:pPr>
      <w:r>
        <w:rPr>
          <w:rFonts w:ascii="Arial" w:hAnsi="Arial" w:cs="Arial"/>
          <w:sz w:val="20"/>
          <w:szCs w:val="20"/>
        </w:rPr>
        <w:t xml:space="preserve">He, J., Lai, T., Zhao, Y., Zhou, Z., Zhou, L., Tao, D., Yang, H., Li, N., He, Y., Yang, S., et al. (2025). HAT1 functions as a lactyltransferase and mediates RPA1 lactylation to promote DNA repair and radioresistance in lung adenocarcinoma. Cell Death Dis </w:t>
      </w:r>
      <w:r>
        <w:rPr>
          <w:rFonts w:ascii="Arial" w:hAnsi="Arial" w:cs="Arial"/>
          <w:i/>
          <w:iCs/>
          <w:sz w:val="20"/>
          <w:szCs w:val="20"/>
        </w:rPr>
        <w:t>16</w:t>
      </w:r>
      <w:r>
        <w:rPr>
          <w:rFonts w:ascii="Arial" w:hAnsi="Arial" w:cs="Arial"/>
          <w:sz w:val="20"/>
          <w:szCs w:val="20"/>
        </w:rPr>
        <w:t xml:space="preserve">, 851. </w:t>
      </w:r>
      <w:r>
        <w:fldChar w:fldCharType="begin"/>
      </w:r>
      <w:r>
        <w:instrText xml:space="preserve"> HYPERLINK "https://doi.org/10.1038/s41419-025-08113-x" </w:instrText>
      </w:r>
      <w:r>
        <w:fldChar w:fldCharType="separate"/>
      </w:r>
      <w:r>
        <w:rPr>
          <w:rStyle w:val="17"/>
          <w:rFonts w:ascii="Arial" w:hAnsi="Arial" w:cs="Arial"/>
          <w:color w:val="auto"/>
          <w:sz w:val="20"/>
          <w:szCs w:val="20"/>
        </w:rPr>
        <w:t>https://doi.org/10.1038/s41419-025-08113-x</w:t>
      </w:r>
      <w:r>
        <w:rPr>
          <w:rStyle w:val="17"/>
          <w:rFonts w:ascii="Arial" w:hAnsi="Arial" w:cs="Arial"/>
          <w:color w:val="auto"/>
          <w:sz w:val="20"/>
          <w:szCs w:val="20"/>
        </w:rPr>
        <w:fldChar w:fldCharType="end"/>
      </w:r>
      <w:r>
        <w:rPr>
          <w:rFonts w:ascii="Arial" w:hAnsi="Arial" w:cs="Arial"/>
          <w:sz w:val="20"/>
          <w:szCs w:val="20"/>
        </w:rPr>
        <w:t>.</w:t>
      </w:r>
    </w:p>
    <w:p w14:paraId="0253A17E">
      <w:pPr>
        <w:rPr>
          <w:rFonts w:ascii="Arial" w:hAnsi="Arial" w:cs="Arial"/>
          <w:sz w:val="20"/>
          <w:szCs w:val="20"/>
        </w:rPr>
      </w:pPr>
      <w:r>
        <w:rPr>
          <w:rFonts w:ascii="Arial" w:hAnsi="Arial" w:cs="Arial"/>
          <w:sz w:val="20"/>
          <w:szCs w:val="20"/>
        </w:rPr>
        <w:t xml:space="preserve">He, Y., Zeng, X., Liu, Q., Zhou, L., Tang, Y., Liu, S., Wang, X., Shen, S., Ji, J., Liu, Z., et al. (2026). Low-dose radiotherapy remodels the tumor immune microenvironment via the cGAS–STING pathway: mechanisms, challenges, and combination therapy strategies. Mol Cancer </w:t>
      </w:r>
      <w:r>
        <w:rPr>
          <w:rFonts w:ascii="Arial" w:hAnsi="Arial" w:cs="Arial"/>
          <w:i/>
          <w:iCs/>
          <w:sz w:val="20"/>
          <w:szCs w:val="20"/>
        </w:rPr>
        <w:t>25</w:t>
      </w:r>
      <w:r>
        <w:rPr>
          <w:rFonts w:ascii="Arial" w:hAnsi="Arial" w:cs="Arial"/>
          <w:sz w:val="20"/>
          <w:szCs w:val="20"/>
        </w:rPr>
        <w:t xml:space="preserve">, 131. </w:t>
      </w:r>
      <w:r>
        <w:fldChar w:fldCharType="begin"/>
      </w:r>
      <w:r>
        <w:instrText xml:space="preserve"> HYPERLINK "https://doi.org/10.1186/s12943-026-02634-5" </w:instrText>
      </w:r>
      <w:r>
        <w:fldChar w:fldCharType="separate"/>
      </w:r>
      <w:r>
        <w:rPr>
          <w:rStyle w:val="17"/>
          <w:rFonts w:ascii="Arial" w:hAnsi="Arial" w:cs="Arial"/>
          <w:color w:val="auto"/>
          <w:sz w:val="20"/>
          <w:szCs w:val="20"/>
        </w:rPr>
        <w:t>https://doi.org/10.1186/s12943-026-02634-5</w:t>
      </w:r>
      <w:r>
        <w:rPr>
          <w:rStyle w:val="17"/>
          <w:rFonts w:ascii="Arial" w:hAnsi="Arial" w:cs="Arial"/>
          <w:color w:val="auto"/>
          <w:sz w:val="20"/>
          <w:szCs w:val="20"/>
        </w:rPr>
        <w:fldChar w:fldCharType="end"/>
      </w:r>
      <w:r>
        <w:rPr>
          <w:rFonts w:ascii="Arial" w:hAnsi="Arial" w:cs="Arial"/>
          <w:sz w:val="20"/>
          <w:szCs w:val="20"/>
        </w:rPr>
        <w:t>.</w:t>
      </w:r>
    </w:p>
    <w:p w14:paraId="5D67056F">
      <w:pPr>
        <w:rPr>
          <w:rFonts w:ascii="Arial" w:hAnsi="Arial" w:cs="Arial"/>
          <w:sz w:val="20"/>
          <w:szCs w:val="20"/>
        </w:rPr>
      </w:pPr>
      <w:r>
        <w:rPr>
          <w:rFonts w:ascii="Arial" w:hAnsi="Arial" w:cs="Arial"/>
          <w:sz w:val="20"/>
          <w:szCs w:val="20"/>
        </w:rPr>
        <w:t xml:space="preserve">Huang, B., Jin, M., Cui, G., Wang, Z., Wang, F., Chen, M., Zhu, L., Li, Y., Yang, X., Li, R., et al. (2026). GCN5–ERK lactylation–phosphorylation loop amplifies lactate-driven cancer progression. Nat Chem Biol </w:t>
      </w:r>
      <w:r>
        <w:rPr>
          <w:rFonts w:ascii="Arial" w:hAnsi="Arial" w:cs="Arial"/>
          <w:i/>
          <w:iCs/>
          <w:sz w:val="20"/>
          <w:szCs w:val="20"/>
        </w:rPr>
        <w:t>22</w:t>
      </w:r>
      <w:r>
        <w:rPr>
          <w:rFonts w:ascii="Arial" w:hAnsi="Arial" w:cs="Arial"/>
          <w:sz w:val="20"/>
          <w:szCs w:val="20"/>
        </w:rPr>
        <w:t xml:space="preserve">, 634–648. </w:t>
      </w:r>
      <w:r>
        <w:fldChar w:fldCharType="begin"/>
      </w:r>
      <w:r>
        <w:instrText xml:space="preserve"> HYPERLINK "https://doi.org/10.1038/s41589-025-02107-8" </w:instrText>
      </w:r>
      <w:r>
        <w:fldChar w:fldCharType="separate"/>
      </w:r>
      <w:r>
        <w:rPr>
          <w:rStyle w:val="17"/>
          <w:rFonts w:ascii="Arial" w:hAnsi="Arial" w:cs="Arial"/>
          <w:color w:val="auto"/>
          <w:sz w:val="20"/>
          <w:szCs w:val="20"/>
        </w:rPr>
        <w:t>https://doi.org/10.1038/s41589-025-02107-8</w:t>
      </w:r>
      <w:r>
        <w:rPr>
          <w:rStyle w:val="17"/>
          <w:rFonts w:ascii="Arial" w:hAnsi="Arial" w:cs="Arial"/>
          <w:color w:val="auto"/>
          <w:sz w:val="20"/>
          <w:szCs w:val="20"/>
        </w:rPr>
        <w:fldChar w:fldCharType="end"/>
      </w:r>
      <w:r>
        <w:rPr>
          <w:rFonts w:ascii="Arial" w:hAnsi="Arial" w:cs="Arial"/>
          <w:sz w:val="20"/>
          <w:szCs w:val="20"/>
        </w:rPr>
        <w:t>.</w:t>
      </w:r>
    </w:p>
    <w:p w14:paraId="5448690A">
      <w:pPr>
        <w:rPr>
          <w:rFonts w:ascii="Arial" w:hAnsi="Arial" w:cs="Arial"/>
          <w:sz w:val="20"/>
          <w:szCs w:val="20"/>
        </w:rPr>
      </w:pPr>
      <w:r>
        <w:rPr>
          <w:rFonts w:ascii="Arial" w:hAnsi="Arial" w:cs="Arial"/>
          <w:sz w:val="20"/>
          <w:szCs w:val="20"/>
        </w:rPr>
        <w:t xml:space="preserve">Huang, E., Qu, D., Zhang, Y., Venderova, K., Haque, M.E., Rousseaux, M.W.C., Slack, R.S., Woulfe, J.M., and Park, D.S. (2010). The role of Cdk5-mediated apurinic/apyrimidinic endonuclease 1 phosphorylation in neuronal death. Nat Cell Biol </w:t>
      </w:r>
      <w:r>
        <w:rPr>
          <w:rFonts w:ascii="Arial" w:hAnsi="Arial" w:cs="Arial"/>
          <w:i/>
          <w:iCs/>
          <w:sz w:val="20"/>
          <w:szCs w:val="20"/>
        </w:rPr>
        <w:t>12</w:t>
      </w:r>
      <w:r>
        <w:rPr>
          <w:rFonts w:ascii="Arial" w:hAnsi="Arial" w:cs="Arial"/>
          <w:sz w:val="20"/>
          <w:szCs w:val="20"/>
        </w:rPr>
        <w:t xml:space="preserve">, 563–571. </w:t>
      </w:r>
      <w:r>
        <w:fldChar w:fldCharType="begin"/>
      </w:r>
      <w:r>
        <w:instrText xml:space="preserve"> HYPERLINK "https://doi.org/10.1038/ncb2058" </w:instrText>
      </w:r>
      <w:r>
        <w:fldChar w:fldCharType="separate"/>
      </w:r>
      <w:r>
        <w:rPr>
          <w:rStyle w:val="17"/>
          <w:rFonts w:ascii="Arial" w:hAnsi="Arial" w:cs="Arial"/>
          <w:color w:val="auto"/>
          <w:sz w:val="20"/>
          <w:szCs w:val="20"/>
        </w:rPr>
        <w:t>https://doi.org/10.1038/ncb2058</w:t>
      </w:r>
      <w:r>
        <w:rPr>
          <w:rStyle w:val="17"/>
          <w:rFonts w:ascii="Arial" w:hAnsi="Arial" w:cs="Arial"/>
          <w:color w:val="auto"/>
          <w:sz w:val="20"/>
          <w:szCs w:val="20"/>
        </w:rPr>
        <w:fldChar w:fldCharType="end"/>
      </w:r>
      <w:r>
        <w:rPr>
          <w:rFonts w:ascii="Arial" w:hAnsi="Arial" w:cs="Arial"/>
          <w:sz w:val="20"/>
          <w:szCs w:val="20"/>
        </w:rPr>
        <w:t>.</w:t>
      </w:r>
    </w:p>
    <w:p w14:paraId="78F27CD2">
      <w:pPr>
        <w:rPr>
          <w:rFonts w:ascii="Arial" w:hAnsi="Arial" w:cs="Arial"/>
          <w:sz w:val="20"/>
          <w:szCs w:val="20"/>
        </w:rPr>
      </w:pPr>
      <w:r>
        <w:rPr>
          <w:rFonts w:ascii="Arial" w:hAnsi="Arial" w:cs="Arial"/>
          <w:sz w:val="20"/>
          <w:szCs w:val="20"/>
        </w:rPr>
        <w:t xml:space="preserve">Huang, R., and Zhou, P.-K. (2021). DNA damage repair: historical perspectives, mechanistic pathways and clinical translation for targeted cancer therapy. Sig Transduct Target Ther </w:t>
      </w:r>
      <w:r>
        <w:rPr>
          <w:rFonts w:ascii="Arial" w:hAnsi="Arial" w:cs="Arial"/>
          <w:i/>
          <w:iCs/>
          <w:sz w:val="20"/>
          <w:szCs w:val="20"/>
        </w:rPr>
        <w:t>6</w:t>
      </w:r>
      <w:r>
        <w:rPr>
          <w:rFonts w:ascii="Arial" w:hAnsi="Arial" w:cs="Arial"/>
          <w:sz w:val="20"/>
          <w:szCs w:val="20"/>
        </w:rPr>
        <w:t xml:space="preserve">, 254. </w:t>
      </w:r>
      <w:r>
        <w:fldChar w:fldCharType="begin"/>
      </w:r>
      <w:r>
        <w:instrText xml:space="preserve"> HYPERLINK "https://doi.org/10.1038/s41392-021-00648-7" </w:instrText>
      </w:r>
      <w:r>
        <w:fldChar w:fldCharType="separate"/>
      </w:r>
      <w:r>
        <w:rPr>
          <w:rStyle w:val="17"/>
          <w:rFonts w:ascii="Arial" w:hAnsi="Arial" w:cs="Arial"/>
          <w:color w:val="auto"/>
          <w:sz w:val="20"/>
          <w:szCs w:val="20"/>
        </w:rPr>
        <w:t>https://doi.org/10.1038/s41392-021-00648-7</w:t>
      </w:r>
      <w:r>
        <w:rPr>
          <w:rStyle w:val="17"/>
          <w:rFonts w:ascii="Arial" w:hAnsi="Arial" w:cs="Arial"/>
          <w:color w:val="auto"/>
          <w:sz w:val="20"/>
          <w:szCs w:val="20"/>
        </w:rPr>
        <w:fldChar w:fldCharType="end"/>
      </w:r>
      <w:r>
        <w:rPr>
          <w:rFonts w:ascii="Arial" w:hAnsi="Arial" w:cs="Arial"/>
          <w:sz w:val="20"/>
          <w:szCs w:val="20"/>
        </w:rPr>
        <w:t>.</w:t>
      </w:r>
    </w:p>
    <w:p w14:paraId="09AB7C7A">
      <w:pPr>
        <w:rPr>
          <w:rFonts w:ascii="Arial" w:hAnsi="Arial" w:cs="Arial"/>
          <w:sz w:val="20"/>
          <w:szCs w:val="20"/>
          <w:lang w:val="fr-FR"/>
        </w:rPr>
      </w:pPr>
      <w:r>
        <w:rPr>
          <w:rFonts w:ascii="Arial" w:hAnsi="Arial" w:cs="Arial"/>
          <w:sz w:val="20"/>
          <w:szCs w:val="20"/>
        </w:rPr>
        <w:t xml:space="preserve">Hustedt, N., and Durocher, D. (2017). The control of DNA repair by the cell cycle. </w:t>
      </w:r>
      <w:r>
        <w:rPr>
          <w:rFonts w:ascii="Arial" w:hAnsi="Arial" w:cs="Arial"/>
          <w:sz w:val="20"/>
          <w:szCs w:val="20"/>
          <w:lang w:val="fr-FR"/>
        </w:rPr>
        <w:t xml:space="preserve">Nat Cell Biol </w:t>
      </w:r>
      <w:r>
        <w:rPr>
          <w:rFonts w:ascii="Arial" w:hAnsi="Arial" w:cs="Arial"/>
          <w:i/>
          <w:iCs/>
          <w:sz w:val="20"/>
          <w:szCs w:val="20"/>
          <w:lang w:val="fr-FR"/>
        </w:rPr>
        <w:t>19</w:t>
      </w:r>
      <w:r>
        <w:rPr>
          <w:rFonts w:ascii="Arial" w:hAnsi="Arial" w:cs="Arial"/>
          <w:sz w:val="20"/>
          <w:szCs w:val="20"/>
          <w:lang w:val="fr-FR"/>
        </w:rPr>
        <w:t xml:space="preserve">, 1–9. </w:t>
      </w:r>
      <w:r>
        <w:fldChar w:fldCharType="begin"/>
      </w:r>
      <w:r>
        <w:instrText xml:space="preserve"> HYPERLINK "https://doi.org/10.1038/ncb3452" </w:instrText>
      </w:r>
      <w:r>
        <w:fldChar w:fldCharType="separate"/>
      </w:r>
      <w:r>
        <w:rPr>
          <w:rStyle w:val="17"/>
          <w:rFonts w:ascii="Arial" w:hAnsi="Arial" w:cs="Arial"/>
          <w:color w:val="auto"/>
          <w:sz w:val="20"/>
          <w:szCs w:val="20"/>
          <w:lang w:val="fr-FR"/>
        </w:rPr>
        <w:t>https://doi.org/10.1038/ncb3452</w:t>
      </w:r>
      <w:r>
        <w:rPr>
          <w:rStyle w:val="17"/>
          <w:rFonts w:ascii="Arial" w:hAnsi="Arial" w:cs="Arial"/>
          <w:color w:val="auto"/>
          <w:sz w:val="20"/>
          <w:szCs w:val="20"/>
          <w:lang w:val="fr-FR"/>
        </w:rPr>
        <w:fldChar w:fldCharType="end"/>
      </w:r>
      <w:r>
        <w:rPr>
          <w:rFonts w:ascii="Arial" w:hAnsi="Arial" w:cs="Arial"/>
          <w:sz w:val="20"/>
          <w:szCs w:val="20"/>
          <w:lang w:val="fr-FR"/>
        </w:rPr>
        <w:t>.</w:t>
      </w:r>
    </w:p>
    <w:p w14:paraId="12D31549">
      <w:pPr>
        <w:rPr>
          <w:rFonts w:ascii="Arial" w:hAnsi="Arial" w:cs="Arial"/>
          <w:sz w:val="20"/>
          <w:szCs w:val="20"/>
        </w:rPr>
      </w:pPr>
      <w:r>
        <w:rPr>
          <w:rFonts w:ascii="Arial" w:hAnsi="Arial" w:cs="Arial"/>
          <w:sz w:val="20"/>
          <w:szCs w:val="20"/>
          <w:lang w:val="fr-FR"/>
        </w:rPr>
        <w:t xml:space="preserve">Jiang, L., Li, C., Teng, P., Qin, Y., Tang, J., Hu, X., Li, Y., Qin, F., Yao, S., Qi, X., et al. </w:t>
      </w:r>
      <w:r>
        <w:rPr>
          <w:rFonts w:ascii="Arial" w:hAnsi="Arial" w:cs="Arial"/>
          <w:sz w:val="20"/>
          <w:szCs w:val="20"/>
        </w:rPr>
        <w:t xml:space="preserve">(2026). SIRT7-mediated ACSL3 delactylation suppresses colorectal cancer progression by orchestrating tumor-associated macrophage ferroptosis and polarization. Cell Death Dis. </w:t>
      </w:r>
      <w:r>
        <w:fldChar w:fldCharType="begin"/>
      </w:r>
      <w:r>
        <w:instrText xml:space="preserve"> HYPERLINK "https://doi.org/10.1038/s41419-026-09007-2" </w:instrText>
      </w:r>
      <w:r>
        <w:fldChar w:fldCharType="separate"/>
      </w:r>
      <w:r>
        <w:rPr>
          <w:rStyle w:val="17"/>
          <w:rFonts w:ascii="Arial" w:hAnsi="Arial" w:cs="Arial"/>
          <w:color w:val="auto"/>
          <w:sz w:val="20"/>
          <w:szCs w:val="20"/>
        </w:rPr>
        <w:t>https://doi.org/10.1038/s41419-026-09007-2</w:t>
      </w:r>
      <w:r>
        <w:rPr>
          <w:rStyle w:val="17"/>
          <w:rFonts w:ascii="Arial" w:hAnsi="Arial" w:cs="Arial"/>
          <w:color w:val="auto"/>
          <w:sz w:val="20"/>
          <w:szCs w:val="20"/>
        </w:rPr>
        <w:fldChar w:fldCharType="end"/>
      </w:r>
      <w:r>
        <w:rPr>
          <w:rFonts w:ascii="Arial" w:hAnsi="Arial" w:cs="Arial"/>
          <w:sz w:val="20"/>
          <w:szCs w:val="20"/>
        </w:rPr>
        <w:t>.</w:t>
      </w:r>
    </w:p>
    <w:p w14:paraId="46E45781">
      <w:pPr>
        <w:rPr>
          <w:rFonts w:ascii="Arial" w:hAnsi="Arial" w:cs="Arial"/>
          <w:sz w:val="20"/>
          <w:szCs w:val="20"/>
        </w:rPr>
      </w:pPr>
      <w:r>
        <w:rPr>
          <w:rFonts w:ascii="Arial" w:hAnsi="Arial" w:cs="Arial"/>
          <w:sz w:val="20"/>
          <w:szCs w:val="20"/>
        </w:rPr>
        <w:t xml:space="preserve">Jin, M., Huang, B., Yang, X., Wang, S., Wu, J., He, Y., Ding, X., Wang, X., Wang, Z., Yang, J., et al. (2025). Lactylation of XLF promotes non-homologous end-joining repair and chemoresistance in cancer. Molecular Cell </w:t>
      </w:r>
      <w:r>
        <w:rPr>
          <w:rFonts w:ascii="Arial" w:hAnsi="Arial" w:cs="Arial"/>
          <w:i/>
          <w:iCs/>
          <w:sz w:val="20"/>
          <w:szCs w:val="20"/>
        </w:rPr>
        <w:t>85</w:t>
      </w:r>
      <w:r>
        <w:rPr>
          <w:rFonts w:ascii="Arial" w:hAnsi="Arial" w:cs="Arial"/>
          <w:sz w:val="20"/>
          <w:szCs w:val="20"/>
        </w:rPr>
        <w:t xml:space="preserve">, 2654-2672.e7. </w:t>
      </w:r>
      <w:r>
        <w:fldChar w:fldCharType="begin"/>
      </w:r>
      <w:r>
        <w:instrText xml:space="preserve"> HYPERLINK "https://doi.org/10.1016/j.molcel.2025.06.019" </w:instrText>
      </w:r>
      <w:r>
        <w:fldChar w:fldCharType="separate"/>
      </w:r>
      <w:r>
        <w:rPr>
          <w:rStyle w:val="17"/>
          <w:rFonts w:ascii="Arial" w:hAnsi="Arial" w:cs="Arial"/>
          <w:color w:val="auto"/>
          <w:sz w:val="20"/>
          <w:szCs w:val="20"/>
        </w:rPr>
        <w:t>https://doi.org/10.1016/j.molcel.2025.06.019</w:t>
      </w:r>
      <w:r>
        <w:rPr>
          <w:rStyle w:val="17"/>
          <w:rFonts w:ascii="Arial" w:hAnsi="Arial" w:cs="Arial"/>
          <w:color w:val="auto"/>
          <w:sz w:val="20"/>
          <w:szCs w:val="20"/>
        </w:rPr>
        <w:fldChar w:fldCharType="end"/>
      </w:r>
      <w:r>
        <w:rPr>
          <w:rFonts w:ascii="Arial" w:hAnsi="Arial" w:cs="Arial"/>
          <w:sz w:val="20"/>
          <w:szCs w:val="20"/>
        </w:rPr>
        <w:t>.</w:t>
      </w:r>
    </w:p>
    <w:p w14:paraId="5EF6496C">
      <w:pPr>
        <w:rPr>
          <w:rFonts w:ascii="Arial" w:hAnsi="Arial" w:cs="Arial"/>
          <w:sz w:val="20"/>
          <w:szCs w:val="20"/>
        </w:rPr>
      </w:pPr>
      <w:r>
        <w:rPr>
          <w:rFonts w:ascii="Arial" w:hAnsi="Arial" w:cs="Arial"/>
          <w:sz w:val="20"/>
          <w:szCs w:val="20"/>
        </w:rPr>
        <w:t>Knipscheer, P., Räschle, M., Smogorzewska, A., Enoiu, M., Ho, T.V., Schärer, O.D., Elledge, S.J., and Walter, J.C. (2009). The Fanconi Anemia Pathway Promotes Replication-Dependent DNA Interstrand Cross-Link Repair. Science 326, 1698–1701. https://doi.org/10.1126/science.1182372.</w:t>
      </w:r>
    </w:p>
    <w:p w14:paraId="40FDBC5E">
      <w:pPr>
        <w:rPr>
          <w:rFonts w:ascii="Arial" w:hAnsi="Arial" w:cs="Arial"/>
          <w:sz w:val="20"/>
          <w:szCs w:val="20"/>
          <w:lang w:val="fr-FR"/>
        </w:rPr>
      </w:pPr>
      <w:r>
        <w:rPr>
          <w:rFonts w:ascii="Arial" w:hAnsi="Arial" w:cs="Arial"/>
          <w:sz w:val="20"/>
          <w:szCs w:val="20"/>
        </w:rPr>
        <w:t xml:space="preserve">Kumar, M., Molkentine, D., Molkentine, J., Bridges, K., Xie, T., Yang, L., Hefner, A., Gao, M., Bahri, R., Dhawan, A., et al. (2021). Inhibition of histone acetyltransferase function radiosensitizes CREBBP/EP300 mutants via repression of homologous recombination, potentially targeting a gain of function. </w:t>
      </w:r>
      <w:r>
        <w:rPr>
          <w:rFonts w:ascii="Arial" w:hAnsi="Arial" w:cs="Arial"/>
          <w:sz w:val="20"/>
          <w:szCs w:val="20"/>
          <w:lang w:val="fr-FR"/>
        </w:rPr>
        <w:t xml:space="preserve">Nat Commun </w:t>
      </w:r>
      <w:r>
        <w:rPr>
          <w:rFonts w:ascii="Arial" w:hAnsi="Arial" w:cs="Arial"/>
          <w:i/>
          <w:iCs/>
          <w:sz w:val="20"/>
          <w:szCs w:val="20"/>
          <w:lang w:val="fr-FR"/>
        </w:rPr>
        <w:t>12</w:t>
      </w:r>
      <w:r>
        <w:rPr>
          <w:rFonts w:ascii="Arial" w:hAnsi="Arial" w:cs="Arial"/>
          <w:sz w:val="20"/>
          <w:szCs w:val="20"/>
          <w:lang w:val="fr-FR"/>
        </w:rPr>
        <w:t xml:space="preserve">, 6340. </w:t>
      </w:r>
      <w:r>
        <w:fldChar w:fldCharType="begin"/>
      </w:r>
      <w:r>
        <w:instrText xml:space="preserve"> HYPERLINK "https://doi.org/10.1038/s41467-021-26570-8" </w:instrText>
      </w:r>
      <w:r>
        <w:fldChar w:fldCharType="separate"/>
      </w:r>
      <w:r>
        <w:rPr>
          <w:rStyle w:val="17"/>
          <w:rFonts w:ascii="Arial" w:hAnsi="Arial" w:cs="Arial"/>
          <w:color w:val="auto"/>
          <w:sz w:val="20"/>
          <w:szCs w:val="20"/>
          <w:lang w:val="fr-FR"/>
        </w:rPr>
        <w:t>https://doi.org/10.1038/s41467-021-26570-8</w:t>
      </w:r>
      <w:r>
        <w:rPr>
          <w:rStyle w:val="17"/>
          <w:rFonts w:ascii="Arial" w:hAnsi="Arial" w:cs="Arial"/>
          <w:color w:val="auto"/>
          <w:sz w:val="20"/>
          <w:szCs w:val="20"/>
          <w:lang w:val="fr-FR"/>
        </w:rPr>
        <w:fldChar w:fldCharType="end"/>
      </w:r>
      <w:r>
        <w:rPr>
          <w:rFonts w:ascii="Arial" w:hAnsi="Arial" w:cs="Arial"/>
          <w:sz w:val="20"/>
          <w:szCs w:val="20"/>
          <w:lang w:val="fr-FR"/>
        </w:rPr>
        <w:t>.</w:t>
      </w:r>
    </w:p>
    <w:p w14:paraId="61302715">
      <w:pPr>
        <w:rPr>
          <w:rFonts w:ascii="Arial" w:hAnsi="Arial" w:cs="Arial"/>
          <w:sz w:val="20"/>
          <w:szCs w:val="20"/>
          <w:lang w:val="fr-FR"/>
        </w:rPr>
      </w:pPr>
      <w:r>
        <w:rPr>
          <w:rFonts w:ascii="Arial" w:hAnsi="Arial" w:cs="Arial"/>
          <w:sz w:val="20"/>
          <w:szCs w:val="20"/>
          <w:lang w:val="fr-FR"/>
        </w:rPr>
        <w:t xml:space="preserve">Lagunas-Rangel, F.A. (2019). </w:t>
      </w:r>
      <w:r>
        <w:rPr>
          <w:rFonts w:ascii="Arial" w:hAnsi="Arial" w:cs="Arial"/>
          <w:sz w:val="20"/>
          <w:szCs w:val="20"/>
        </w:rPr>
        <w:t xml:space="preserve">Current role of mammalian sirtuins in DNA repair. </w:t>
      </w:r>
      <w:r>
        <w:rPr>
          <w:rFonts w:ascii="Arial" w:hAnsi="Arial" w:cs="Arial"/>
          <w:sz w:val="20"/>
          <w:szCs w:val="20"/>
          <w:lang w:val="fr-FR"/>
        </w:rPr>
        <w:t xml:space="preserve">DNA Repair </w:t>
      </w:r>
      <w:r>
        <w:rPr>
          <w:rFonts w:ascii="Arial" w:hAnsi="Arial" w:cs="Arial"/>
          <w:i/>
          <w:iCs/>
          <w:sz w:val="20"/>
          <w:szCs w:val="20"/>
          <w:lang w:val="fr-FR"/>
        </w:rPr>
        <w:t>80</w:t>
      </w:r>
      <w:r>
        <w:rPr>
          <w:rFonts w:ascii="Arial" w:hAnsi="Arial" w:cs="Arial"/>
          <w:sz w:val="20"/>
          <w:szCs w:val="20"/>
          <w:lang w:val="fr-FR"/>
        </w:rPr>
        <w:t xml:space="preserve">, 85–92. </w:t>
      </w:r>
      <w:r>
        <w:fldChar w:fldCharType="begin"/>
      </w:r>
      <w:r>
        <w:instrText xml:space="preserve"> HYPERLINK "https://doi.org/10.1016/j.dnarep.2019.06.009" </w:instrText>
      </w:r>
      <w:r>
        <w:fldChar w:fldCharType="separate"/>
      </w:r>
      <w:r>
        <w:rPr>
          <w:rStyle w:val="17"/>
          <w:rFonts w:ascii="Arial" w:hAnsi="Arial" w:cs="Arial"/>
          <w:color w:val="auto"/>
          <w:sz w:val="20"/>
          <w:szCs w:val="20"/>
          <w:lang w:val="fr-FR"/>
        </w:rPr>
        <w:t>https://doi.org/10.1016/j.dnarep.2019.06.009</w:t>
      </w:r>
      <w:r>
        <w:rPr>
          <w:rStyle w:val="17"/>
          <w:rFonts w:ascii="Arial" w:hAnsi="Arial" w:cs="Arial"/>
          <w:color w:val="auto"/>
          <w:sz w:val="20"/>
          <w:szCs w:val="20"/>
          <w:lang w:val="fr-FR"/>
        </w:rPr>
        <w:fldChar w:fldCharType="end"/>
      </w:r>
      <w:r>
        <w:rPr>
          <w:rFonts w:ascii="Arial" w:hAnsi="Arial" w:cs="Arial"/>
          <w:sz w:val="20"/>
          <w:szCs w:val="20"/>
          <w:lang w:val="fr-FR"/>
        </w:rPr>
        <w:t>.</w:t>
      </w:r>
    </w:p>
    <w:p w14:paraId="0F582EAB">
      <w:pPr>
        <w:rPr>
          <w:rFonts w:ascii="Arial" w:hAnsi="Arial" w:cs="Arial"/>
          <w:sz w:val="20"/>
          <w:szCs w:val="20"/>
          <w:lang w:val="fr-FR"/>
        </w:rPr>
      </w:pPr>
      <w:r>
        <w:rPr>
          <w:rFonts w:ascii="Arial" w:hAnsi="Arial" w:cs="Arial"/>
          <w:sz w:val="20"/>
          <w:szCs w:val="20"/>
          <w:lang w:val="fr-FR"/>
        </w:rPr>
        <w:t xml:space="preserve">Li, G., Wang, D., Zhai, Y., Pan, C., Zhang, J., Wang, C., Huang, R., Yu, M., Li, Y., Liu, X., et al. </w:t>
      </w:r>
      <w:r>
        <w:rPr>
          <w:rFonts w:ascii="Arial" w:hAnsi="Arial" w:cs="Arial"/>
          <w:sz w:val="20"/>
          <w:szCs w:val="20"/>
        </w:rPr>
        <w:t xml:space="preserve">(2024). Glycometabolic reprogramming-induced XRCC1 lactylation confers therapeutic resistance in ALDH1A3-overexpressing glioblastoma. </w:t>
      </w:r>
      <w:r>
        <w:rPr>
          <w:rFonts w:ascii="Arial" w:hAnsi="Arial" w:cs="Arial"/>
          <w:sz w:val="20"/>
          <w:szCs w:val="20"/>
          <w:lang w:val="fr-FR"/>
        </w:rPr>
        <w:t xml:space="preserve">Cell Metabolism </w:t>
      </w:r>
      <w:r>
        <w:rPr>
          <w:rFonts w:ascii="Arial" w:hAnsi="Arial" w:cs="Arial"/>
          <w:i/>
          <w:iCs/>
          <w:sz w:val="20"/>
          <w:szCs w:val="20"/>
          <w:lang w:val="fr-FR"/>
        </w:rPr>
        <w:t>36</w:t>
      </w:r>
      <w:r>
        <w:rPr>
          <w:rFonts w:ascii="Arial" w:hAnsi="Arial" w:cs="Arial"/>
          <w:sz w:val="20"/>
          <w:szCs w:val="20"/>
          <w:lang w:val="fr-FR"/>
        </w:rPr>
        <w:t xml:space="preserve">, 1696-1710.e10. </w:t>
      </w:r>
      <w:r>
        <w:fldChar w:fldCharType="begin"/>
      </w:r>
      <w:r>
        <w:instrText xml:space="preserve"> HYPERLINK "https://doi.org/10.1016/j.cmet.2024.07.011" </w:instrText>
      </w:r>
      <w:r>
        <w:fldChar w:fldCharType="separate"/>
      </w:r>
      <w:r>
        <w:rPr>
          <w:rStyle w:val="17"/>
          <w:rFonts w:ascii="Arial" w:hAnsi="Arial" w:cs="Arial"/>
          <w:color w:val="auto"/>
          <w:sz w:val="20"/>
          <w:szCs w:val="20"/>
          <w:lang w:val="fr-FR"/>
        </w:rPr>
        <w:t>https://doi.org/10.1016/j.cmet.2024.07.011</w:t>
      </w:r>
      <w:r>
        <w:rPr>
          <w:rStyle w:val="17"/>
          <w:rFonts w:ascii="Arial" w:hAnsi="Arial" w:cs="Arial"/>
          <w:color w:val="auto"/>
          <w:sz w:val="20"/>
          <w:szCs w:val="20"/>
          <w:lang w:val="fr-FR"/>
        </w:rPr>
        <w:fldChar w:fldCharType="end"/>
      </w:r>
      <w:r>
        <w:rPr>
          <w:rFonts w:ascii="Arial" w:hAnsi="Arial" w:cs="Arial"/>
          <w:sz w:val="20"/>
          <w:szCs w:val="20"/>
          <w:lang w:val="fr-FR"/>
        </w:rPr>
        <w:t>.</w:t>
      </w:r>
    </w:p>
    <w:p w14:paraId="45030806">
      <w:pPr>
        <w:rPr>
          <w:rFonts w:ascii="Arial" w:hAnsi="Arial" w:cs="Arial"/>
          <w:sz w:val="20"/>
          <w:szCs w:val="20"/>
        </w:rPr>
      </w:pPr>
      <w:r>
        <w:rPr>
          <w:rFonts w:ascii="Arial" w:hAnsi="Arial" w:cs="Arial"/>
          <w:sz w:val="20"/>
          <w:szCs w:val="20"/>
          <w:lang w:val="fr-FR"/>
        </w:rPr>
        <w:t xml:space="preserve">Li, H., Liu, C., Li, R., Zhou, L., Ran, Y., Yang, Q., Huang, H., Lu, H., Song, H., Yang, B., et al. </w:t>
      </w:r>
      <w:r>
        <w:rPr>
          <w:rFonts w:ascii="Arial" w:hAnsi="Arial" w:cs="Arial"/>
          <w:sz w:val="20"/>
          <w:szCs w:val="20"/>
        </w:rPr>
        <w:t xml:space="preserve">(2024). AARS1 and AARS2 sense l-lactate to regulate cGAS as global lysine lactyltransferases. Nature </w:t>
      </w:r>
      <w:r>
        <w:rPr>
          <w:rFonts w:ascii="Arial" w:hAnsi="Arial" w:cs="Arial"/>
          <w:i/>
          <w:iCs/>
          <w:sz w:val="20"/>
          <w:szCs w:val="20"/>
        </w:rPr>
        <w:t>634</w:t>
      </w:r>
      <w:r>
        <w:rPr>
          <w:rFonts w:ascii="Arial" w:hAnsi="Arial" w:cs="Arial"/>
          <w:sz w:val="20"/>
          <w:szCs w:val="20"/>
        </w:rPr>
        <w:t xml:space="preserve">, 1229–1237. </w:t>
      </w:r>
      <w:r>
        <w:fldChar w:fldCharType="begin"/>
      </w:r>
      <w:r>
        <w:instrText xml:space="preserve"> HYPERLINK "https://doi.org/10.1038/s41586-024-07992-y" </w:instrText>
      </w:r>
      <w:r>
        <w:fldChar w:fldCharType="separate"/>
      </w:r>
      <w:r>
        <w:rPr>
          <w:rStyle w:val="17"/>
          <w:rFonts w:ascii="Arial" w:hAnsi="Arial" w:cs="Arial"/>
          <w:color w:val="auto"/>
          <w:sz w:val="20"/>
          <w:szCs w:val="20"/>
        </w:rPr>
        <w:t>https://doi.org/10.1038/s41586-024-07992-y</w:t>
      </w:r>
      <w:r>
        <w:rPr>
          <w:rStyle w:val="17"/>
          <w:rFonts w:ascii="Arial" w:hAnsi="Arial" w:cs="Arial"/>
          <w:color w:val="auto"/>
          <w:sz w:val="20"/>
          <w:szCs w:val="20"/>
        </w:rPr>
        <w:fldChar w:fldCharType="end"/>
      </w:r>
      <w:r>
        <w:rPr>
          <w:rFonts w:ascii="Arial" w:hAnsi="Arial" w:cs="Arial"/>
          <w:sz w:val="20"/>
          <w:szCs w:val="20"/>
        </w:rPr>
        <w:t>.</w:t>
      </w:r>
    </w:p>
    <w:p w14:paraId="2057A6F9">
      <w:pPr>
        <w:rPr>
          <w:rFonts w:ascii="Arial" w:hAnsi="Arial" w:cs="Arial"/>
          <w:sz w:val="20"/>
          <w:szCs w:val="20"/>
        </w:rPr>
      </w:pPr>
      <w:r>
        <w:rPr>
          <w:rFonts w:ascii="Arial" w:hAnsi="Arial" w:cs="Arial"/>
          <w:sz w:val="20"/>
          <w:szCs w:val="20"/>
        </w:rPr>
        <w:t xml:space="preserve">Li, J., Feng, L., Zhang, L., Zhang, W., Zhang, Y., Liu, X., Cai, Q., Zhao, W., Huang, G., and Lu, C. (2025). Saikosaponin D Mitigates Radioresistance in Triple-Negative Breast Cancer by Inducing MRE11 De-Lactylation via HIF1α/HDAC5 Pathway. Theranostics </w:t>
      </w:r>
      <w:r>
        <w:rPr>
          <w:rFonts w:ascii="Arial" w:hAnsi="Arial" w:cs="Arial"/>
          <w:i/>
          <w:iCs/>
          <w:sz w:val="20"/>
          <w:szCs w:val="20"/>
        </w:rPr>
        <w:t>15</w:t>
      </w:r>
      <w:r>
        <w:rPr>
          <w:rFonts w:ascii="Arial" w:hAnsi="Arial" w:cs="Arial"/>
          <w:sz w:val="20"/>
          <w:szCs w:val="20"/>
        </w:rPr>
        <w:t xml:space="preserve">, 8935–8951. </w:t>
      </w:r>
      <w:r>
        <w:fldChar w:fldCharType="begin"/>
      </w:r>
      <w:r>
        <w:instrText xml:space="preserve"> HYPERLINK "https://doi.org/10.7150/thno.113517" </w:instrText>
      </w:r>
      <w:r>
        <w:fldChar w:fldCharType="separate"/>
      </w:r>
      <w:r>
        <w:rPr>
          <w:rStyle w:val="17"/>
          <w:rFonts w:ascii="Arial" w:hAnsi="Arial" w:cs="Arial"/>
          <w:color w:val="auto"/>
          <w:sz w:val="20"/>
          <w:szCs w:val="20"/>
        </w:rPr>
        <w:t>https://doi.org/10.7150/thno.113517</w:t>
      </w:r>
      <w:r>
        <w:rPr>
          <w:rStyle w:val="17"/>
          <w:rFonts w:ascii="Arial" w:hAnsi="Arial" w:cs="Arial"/>
          <w:color w:val="auto"/>
          <w:sz w:val="20"/>
          <w:szCs w:val="20"/>
        </w:rPr>
        <w:fldChar w:fldCharType="end"/>
      </w:r>
      <w:r>
        <w:rPr>
          <w:rFonts w:ascii="Arial" w:hAnsi="Arial" w:cs="Arial"/>
          <w:sz w:val="20"/>
          <w:szCs w:val="20"/>
        </w:rPr>
        <w:t>.</w:t>
      </w:r>
    </w:p>
    <w:p w14:paraId="5DAD5B4C">
      <w:pPr>
        <w:rPr>
          <w:rFonts w:ascii="Arial" w:hAnsi="Arial" w:cs="Arial"/>
          <w:sz w:val="20"/>
          <w:szCs w:val="20"/>
        </w:rPr>
      </w:pPr>
      <w:r>
        <w:rPr>
          <w:rFonts w:ascii="Arial" w:hAnsi="Arial" w:cs="Arial"/>
          <w:sz w:val="20"/>
          <w:szCs w:val="20"/>
        </w:rPr>
        <w:t xml:space="preserve">Li, Y., Wang, C., Zhou, S., Shi, Y., Zhu, D., and Zheng, X. (2026). Lactylation-driven nuclear RIG-I promoted by lactate transporter inhibitor suppresses DNA damage repair through inhibiting PARP1 activity. Cell Reports </w:t>
      </w:r>
      <w:r>
        <w:rPr>
          <w:rFonts w:ascii="Arial" w:hAnsi="Arial" w:cs="Arial"/>
          <w:i/>
          <w:iCs/>
          <w:sz w:val="20"/>
          <w:szCs w:val="20"/>
        </w:rPr>
        <w:t>45</w:t>
      </w:r>
      <w:r>
        <w:rPr>
          <w:rFonts w:ascii="Arial" w:hAnsi="Arial" w:cs="Arial"/>
          <w:sz w:val="20"/>
          <w:szCs w:val="20"/>
        </w:rPr>
        <w:t xml:space="preserve">, 116854. </w:t>
      </w:r>
      <w:r>
        <w:fldChar w:fldCharType="begin"/>
      </w:r>
      <w:r>
        <w:instrText xml:space="preserve"> HYPERLINK "https://doi.org/10.1016/j.celrep.2025.116854" </w:instrText>
      </w:r>
      <w:r>
        <w:fldChar w:fldCharType="separate"/>
      </w:r>
      <w:r>
        <w:rPr>
          <w:rStyle w:val="17"/>
          <w:rFonts w:ascii="Arial" w:hAnsi="Arial" w:cs="Arial"/>
          <w:color w:val="auto"/>
          <w:sz w:val="20"/>
          <w:szCs w:val="20"/>
        </w:rPr>
        <w:t>https://doi.org/10.1016/j.celrep.2025.116854</w:t>
      </w:r>
      <w:r>
        <w:rPr>
          <w:rStyle w:val="17"/>
          <w:rFonts w:ascii="Arial" w:hAnsi="Arial" w:cs="Arial"/>
          <w:color w:val="auto"/>
          <w:sz w:val="20"/>
          <w:szCs w:val="20"/>
        </w:rPr>
        <w:fldChar w:fldCharType="end"/>
      </w:r>
      <w:r>
        <w:rPr>
          <w:rFonts w:ascii="Arial" w:hAnsi="Arial" w:cs="Arial"/>
          <w:sz w:val="20"/>
          <w:szCs w:val="20"/>
        </w:rPr>
        <w:t>.</w:t>
      </w:r>
    </w:p>
    <w:p w14:paraId="6AD2B69D">
      <w:pPr>
        <w:rPr>
          <w:rFonts w:ascii="Arial" w:hAnsi="Arial" w:cs="Arial"/>
          <w:sz w:val="20"/>
          <w:szCs w:val="20"/>
        </w:rPr>
      </w:pPr>
      <w:r>
        <w:rPr>
          <w:rFonts w:ascii="Arial" w:hAnsi="Arial" w:cs="Arial"/>
          <w:sz w:val="20"/>
          <w:szCs w:val="20"/>
        </w:rPr>
        <w:t xml:space="preserve">Li, Y., Wen, H., Xi, Y., Tanaka, K., Wang, H., Peng, D., Ren, Y., Jin, Q., Dent, S.Y.R., Li, W., et al. (2014). AF9 YEATS Domain Links Histone Acetylation to DOT1L-Mediated H3K79 Methylation. </w:t>
      </w:r>
      <w:r>
        <w:rPr>
          <w:rFonts w:ascii="Arial" w:hAnsi="Arial" w:cs="Arial"/>
          <w:sz w:val="20"/>
          <w:szCs w:val="20"/>
          <w:lang w:val="fr-FR"/>
        </w:rPr>
        <w:t xml:space="preserve">Cell </w:t>
      </w:r>
      <w:r>
        <w:rPr>
          <w:rFonts w:ascii="Arial" w:hAnsi="Arial" w:cs="Arial"/>
          <w:i/>
          <w:iCs/>
          <w:sz w:val="20"/>
          <w:szCs w:val="20"/>
          <w:lang w:val="fr-FR"/>
        </w:rPr>
        <w:t>159</w:t>
      </w:r>
      <w:r>
        <w:rPr>
          <w:rFonts w:ascii="Arial" w:hAnsi="Arial" w:cs="Arial"/>
          <w:sz w:val="20"/>
          <w:szCs w:val="20"/>
          <w:lang w:val="fr-FR"/>
        </w:rPr>
        <w:t xml:space="preserve">, 558–571. </w:t>
      </w:r>
      <w:r>
        <w:fldChar w:fldCharType="begin"/>
      </w:r>
      <w:r>
        <w:instrText xml:space="preserve"> HYPERLINK "https://doi.org/10.1016/j.cell.2014.09.049" </w:instrText>
      </w:r>
      <w:r>
        <w:fldChar w:fldCharType="separate"/>
      </w:r>
      <w:r>
        <w:rPr>
          <w:rStyle w:val="17"/>
          <w:rFonts w:ascii="Arial" w:hAnsi="Arial" w:cs="Arial"/>
          <w:color w:val="auto"/>
          <w:sz w:val="20"/>
          <w:szCs w:val="20"/>
          <w:lang w:val="fr-FR"/>
        </w:rPr>
        <w:t>https://doi.org/10.1016/j.cell.2014.09.049</w:t>
      </w:r>
      <w:r>
        <w:rPr>
          <w:rStyle w:val="17"/>
          <w:rFonts w:ascii="Arial" w:hAnsi="Arial" w:cs="Arial"/>
          <w:color w:val="auto"/>
          <w:sz w:val="20"/>
          <w:szCs w:val="20"/>
          <w:lang w:val="fr-FR"/>
        </w:rPr>
        <w:fldChar w:fldCharType="end"/>
      </w:r>
      <w:r>
        <w:rPr>
          <w:rFonts w:ascii="Arial" w:hAnsi="Arial" w:cs="Arial"/>
          <w:sz w:val="20"/>
          <w:szCs w:val="20"/>
          <w:lang w:val="fr-FR"/>
        </w:rPr>
        <w:t xml:space="preserve">.Liu, J., Xu, M., Zhou, Y., Li, J., Zhou, X., Ma, Z., Li, Q., Wang, Y., Yi, S., Yuan, N., et al. </w:t>
      </w:r>
      <w:r>
        <w:rPr>
          <w:rFonts w:ascii="Arial" w:hAnsi="Arial" w:cs="Arial"/>
          <w:sz w:val="20"/>
          <w:szCs w:val="20"/>
        </w:rPr>
        <w:t xml:space="preserve">(2026). PARK7-induced delactylation of ATAD3A impairs mitochondrial fitness to promote exhaustion of tumor-infiltrating CD8+ T cells. Cell Mol Immunol </w:t>
      </w:r>
      <w:r>
        <w:rPr>
          <w:rFonts w:ascii="Arial" w:hAnsi="Arial" w:cs="Arial"/>
          <w:i/>
          <w:iCs/>
          <w:sz w:val="20"/>
          <w:szCs w:val="20"/>
        </w:rPr>
        <w:t>23</w:t>
      </w:r>
      <w:r>
        <w:rPr>
          <w:rFonts w:ascii="Arial" w:hAnsi="Arial" w:cs="Arial"/>
          <w:sz w:val="20"/>
          <w:szCs w:val="20"/>
        </w:rPr>
        <w:t xml:space="preserve">, 855–872. </w:t>
      </w:r>
      <w:r>
        <w:fldChar w:fldCharType="begin"/>
      </w:r>
      <w:r>
        <w:instrText xml:space="preserve"> HYPERLINK "https://doi.org/10.1038/s41423-026-01425-8" </w:instrText>
      </w:r>
      <w:r>
        <w:fldChar w:fldCharType="separate"/>
      </w:r>
      <w:r>
        <w:rPr>
          <w:rStyle w:val="17"/>
          <w:rFonts w:ascii="Arial" w:hAnsi="Arial" w:cs="Arial"/>
          <w:color w:val="auto"/>
          <w:sz w:val="20"/>
          <w:szCs w:val="20"/>
        </w:rPr>
        <w:t>https://doi.org/10.1038/s41423-026-01425-8</w:t>
      </w:r>
      <w:r>
        <w:rPr>
          <w:rStyle w:val="17"/>
          <w:rFonts w:ascii="Arial" w:hAnsi="Arial" w:cs="Arial"/>
          <w:color w:val="auto"/>
          <w:sz w:val="20"/>
          <w:szCs w:val="20"/>
        </w:rPr>
        <w:fldChar w:fldCharType="end"/>
      </w:r>
      <w:r>
        <w:rPr>
          <w:rFonts w:ascii="Arial" w:hAnsi="Arial" w:cs="Arial"/>
          <w:sz w:val="20"/>
          <w:szCs w:val="20"/>
        </w:rPr>
        <w:t>.</w:t>
      </w:r>
    </w:p>
    <w:p w14:paraId="30B48505">
      <w:pPr>
        <w:rPr>
          <w:rFonts w:ascii="Arial" w:hAnsi="Arial" w:cs="Arial"/>
          <w:sz w:val="20"/>
          <w:szCs w:val="20"/>
        </w:rPr>
      </w:pPr>
      <w:r>
        <w:rPr>
          <w:rFonts w:ascii="Arial" w:hAnsi="Arial" w:cs="Arial"/>
          <w:sz w:val="20"/>
          <w:szCs w:val="20"/>
        </w:rPr>
        <w:t xml:space="preserve">Lodovichi, S., Quadri, R., Sertic, S., and Pellicioli, A. (2023). PARylation of BRCA1 limits DNA break resection through BRCA2 and EXO1. Cell Reports </w:t>
      </w:r>
      <w:r>
        <w:rPr>
          <w:rFonts w:ascii="Arial" w:hAnsi="Arial" w:cs="Arial"/>
          <w:i/>
          <w:iCs/>
          <w:sz w:val="20"/>
          <w:szCs w:val="20"/>
        </w:rPr>
        <w:t>42</w:t>
      </w:r>
      <w:r>
        <w:rPr>
          <w:rFonts w:ascii="Arial" w:hAnsi="Arial" w:cs="Arial"/>
          <w:sz w:val="20"/>
          <w:szCs w:val="20"/>
        </w:rPr>
        <w:t xml:space="preserve">, 112060. </w:t>
      </w:r>
      <w:r>
        <w:fldChar w:fldCharType="begin"/>
      </w:r>
      <w:r>
        <w:instrText xml:space="preserve"> HYPERLINK "https://doi.org/10.1016/j.celrep.2023.112060" </w:instrText>
      </w:r>
      <w:r>
        <w:fldChar w:fldCharType="separate"/>
      </w:r>
      <w:r>
        <w:rPr>
          <w:rStyle w:val="17"/>
          <w:rFonts w:ascii="Arial" w:hAnsi="Arial" w:cs="Arial"/>
          <w:color w:val="auto"/>
          <w:sz w:val="20"/>
          <w:szCs w:val="20"/>
        </w:rPr>
        <w:t>https://doi.org/10.1016/j.celrep.2023.112060</w:t>
      </w:r>
      <w:r>
        <w:rPr>
          <w:rStyle w:val="17"/>
          <w:rFonts w:ascii="Arial" w:hAnsi="Arial" w:cs="Arial"/>
          <w:color w:val="auto"/>
          <w:sz w:val="20"/>
          <w:szCs w:val="20"/>
        </w:rPr>
        <w:fldChar w:fldCharType="end"/>
      </w:r>
      <w:r>
        <w:rPr>
          <w:rFonts w:ascii="Arial" w:hAnsi="Arial" w:cs="Arial"/>
          <w:sz w:val="20"/>
          <w:szCs w:val="20"/>
        </w:rPr>
        <w:t>.</w:t>
      </w:r>
    </w:p>
    <w:p w14:paraId="185FDE85">
      <w:pPr>
        <w:rPr>
          <w:rFonts w:ascii="Arial" w:hAnsi="Arial" w:cs="Arial"/>
          <w:sz w:val="20"/>
          <w:szCs w:val="20"/>
          <w:lang w:val="fr-FR"/>
        </w:rPr>
      </w:pPr>
      <w:r>
        <w:rPr>
          <w:rFonts w:ascii="Arial" w:hAnsi="Arial" w:cs="Arial"/>
          <w:sz w:val="20"/>
          <w:szCs w:val="20"/>
        </w:rPr>
        <w:t xml:space="preserve">Lord, C.J., Tutt, A.N.J., and Ashworth, A. (2026). Two decades of PARP inhibitor synthetic lethality in cancer. </w:t>
      </w:r>
      <w:r>
        <w:rPr>
          <w:rFonts w:ascii="Arial" w:hAnsi="Arial" w:cs="Arial"/>
          <w:sz w:val="20"/>
          <w:szCs w:val="20"/>
          <w:lang w:val="fr-FR"/>
        </w:rPr>
        <w:t xml:space="preserve">Nature </w:t>
      </w:r>
      <w:r>
        <w:rPr>
          <w:rFonts w:ascii="Arial" w:hAnsi="Arial" w:cs="Arial"/>
          <w:i/>
          <w:iCs/>
          <w:sz w:val="20"/>
          <w:szCs w:val="20"/>
          <w:lang w:val="fr-FR"/>
        </w:rPr>
        <w:t>653</w:t>
      </w:r>
      <w:r>
        <w:rPr>
          <w:rFonts w:ascii="Arial" w:hAnsi="Arial" w:cs="Arial"/>
          <w:sz w:val="20"/>
          <w:szCs w:val="20"/>
          <w:lang w:val="fr-FR"/>
        </w:rPr>
        <w:t xml:space="preserve">, 41–51. </w:t>
      </w:r>
      <w:r>
        <w:fldChar w:fldCharType="begin"/>
      </w:r>
      <w:r>
        <w:instrText xml:space="preserve"> HYPERLINK "https://doi.org/10.1038/s41586-026-10404-y" </w:instrText>
      </w:r>
      <w:r>
        <w:fldChar w:fldCharType="separate"/>
      </w:r>
      <w:r>
        <w:rPr>
          <w:rStyle w:val="17"/>
          <w:rFonts w:ascii="Arial" w:hAnsi="Arial" w:cs="Arial"/>
          <w:color w:val="auto"/>
          <w:sz w:val="20"/>
          <w:szCs w:val="20"/>
          <w:lang w:val="fr-FR"/>
        </w:rPr>
        <w:t>https://doi.org/10.1038/s41586-026-10404-y</w:t>
      </w:r>
      <w:r>
        <w:rPr>
          <w:rStyle w:val="17"/>
          <w:rFonts w:ascii="Arial" w:hAnsi="Arial" w:cs="Arial"/>
          <w:color w:val="auto"/>
          <w:sz w:val="20"/>
          <w:szCs w:val="20"/>
          <w:lang w:val="fr-FR"/>
        </w:rPr>
        <w:fldChar w:fldCharType="end"/>
      </w:r>
      <w:r>
        <w:rPr>
          <w:rFonts w:ascii="Arial" w:hAnsi="Arial" w:cs="Arial"/>
          <w:sz w:val="20"/>
          <w:szCs w:val="20"/>
          <w:lang w:val="fr-FR"/>
        </w:rPr>
        <w:t>.</w:t>
      </w:r>
    </w:p>
    <w:p w14:paraId="30E855A8">
      <w:pPr>
        <w:rPr>
          <w:rFonts w:ascii="Arial" w:hAnsi="Arial" w:cs="Arial"/>
          <w:sz w:val="20"/>
          <w:szCs w:val="20"/>
        </w:rPr>
      </w:pPr>
      <w:r>
        <w:rPr>
          <w:rFonts w:ascii="Arial" w:hAnsi="Arial" w:cs="Arial"/>
          <w:sz w:val="20"/>
          <w:szCs w:val="20"/>
          <w:lang w:val="fr-FR"/>
        </w:rPr>
        <w:t xml:space="preserve">Ma, Q., Hu, T., Lin, Y., Li, J., Huang, J., Zhang, Q., Gong, T., Zhou, X., Lei, L., Zou, J., et al. </w:t>
      </w:r>
      <w:r>
        <w:rPr>
          <w:rFonts w:ascii="Arial" w:hAnsi="Arial" w:cs="Arial"/>
          <w:sz w:val="20"/>
          <w:szCs w:val="20"/>
        </w:rPr>
        <w:t xml:space="preserve">(2025). Crosstalk Between Lysine Lactylation and Acetylation Regulates Lactate Dehydrogenase in </w:t>
      </w:r>
      <w:r>
        <w:rPr>
          <w:rFonts w:ascii="Arial" w:hAnsi="Arial" w:cs="Arial"/>
          <w:i/>
          <w:iCs/>
          <w:sz w:val="20"/>
          <w:szCs w:val="20"/>
        </w:rPr>
        <w:t>Streptococcus mutans</w:t>
      </w:r>
      <w:r>
        <w:rPr>
          <w:rFonts w:ascii="Arial" w:hAnsi="Arial" w:cs="Arial"/>
          <w:sz w:val="20"/>
          <w:szCs w:val="20"/>
        </w:rPr>
        <w:t xml:space="preserve">. Genomics, Proteomics &amp; Bioinformatics </w:t>
      </w:r>
      <w:r>
        <w:rPr>
          <w:rFonts w:ascii="Arial" w:hAnsi="Arial" w:cs="Arial"/>
          <w:i/>
          <w:iCs/>
          <w:sz w:val="20"/>
          <w:szCs w:val="20"/>
        </w:rPr>
        <w:t>23</w:t>
      </w:r>
      <w:r>
        <w:rPr>
          <w:rFonts w:ascii="Arial" w:hAnsi="Arial" w:cs="Arial"/>
          <w:sz w:val="20"/>
          <w:szCs w:val="20"/>
        </w:rPr>
        <w:t xml:space="preserve">, qzaf073. </w:t>
      </w:r>
      <w:r>
        <w:fldChar w:fldCharType="begin"/>
      </w:r>
      <w:r>
        <w:instrText xml:space="preserve"> HYPERLINK "https://doi.org/10.1093/gpbjnl/qzaf073" </w:instrText>
      </w:r>
      <w:r>
        <w:fldChar w:fldCharType="separate"/>
      </w:r>
      <w:r>
        <w:rPr>
          <w:rStyle w:val="17"/>
          <w:rFonts w:ascii="Arial" w:hAnsi="Arial" w:cs="Arial"/>
          <w:color w:val="auto"/>
          <w:sz w:val="20"/>
          <w:szCs w:val="20"/>
        </w:rPr>
        <w:t>https://doi.org/10.1093/gpbjnl/qzaf073</w:t>
      </w:r>
      <w:r>
        <w:rPr>
          <w:rStyle w:val="17"/>
          <w:rFonts w:ascii="Arial" w:hAnsi="Arial" w:cs="Arial"/>
          <w:color w:val="auto"/>
          <w:sz w:val="20"/>
          <w:szCs w:val="20"/>
        </w:rPr>
        <w:fldChar w:fldCharType="end"/>
      </w:r>
      <w:r>
        <w:rPr>
          <w:rFonts w:ascii="Arial" w:hAnsi="Arial" w:cs="Arial"/>
          <w:sz w:val="20"/>
          <w:szCs w:val="20"/>
        </w:rPr>
        <w:t>.</w:t>
      </w:r>
    </w:p>
    <w:p w14:paraId="5C2AD07E">
      <w:pPr>
        <w:rPr>
          <w:rFonts w:ascii="Arial" w:hAnsi="Arial" w:cs="Arial"/>
          <w:sz w:val="20"/>
          <w:szCs w:val="20"/>
        </w:rPr>
      </w:pPr>
      <w:r>
        <w:rPr>
          <w:rFonts w:ascii="Arial" w:hAnsi="Arial" w:cs="Arial"/>
          <w:sz w:val="20"/>
          <w:szCs w:val="20"/>
        </w:rPr>
        <w:t xml:space="preserve">Mah, L.-J., El-Osta, A., and Karagiannis, T.C. (2010). γH2AX: a sensitive molecular marker of DNA damage and repair. Leukemia </w:t>
      </w:r>
      <w:r>
        <w:rPr>
          <w:rFonts w:ascii="Arial" w:hAnsi="Arial" w:cs="Arial"/>
          <w:i/>
          <w:iCs/>
          <w:sz w:val="20"/>
          <w:szCs w:val="20"/>
        </w:rPr>
        <w:t>24</w:t>
      </w:r>
      <w:r>
        <w:rPr>
          <w:rFonts w:ascii="Arial" w:hAnsi="Arial" w:cs="Arial"/>
          <w:sz w:val="20"/>
          <w:szCs w:val="20"/>
        </w:rPr>
        <w:t xml:space="preserve">, 679–686. </w:t>
      </w:r>
      <w:r>
        <w:fldChar w:fldCharType="begin"/>
      </w:r>
      <w:r>
        <w:instrText xml:space="preserve"> HYPERLINK "https://doi.org/10.1038/leu.2010.6" </w:instrText>
      </w:r>
      <w:r>
        <w:fldChar w:fldCharType="separate"/>
      </w:r>
      <w:r>
        <w:rPr>
          <w:rStyle w:val="17"/>
          <w:rFonts w:ascii="Arial" w:hAnsi="Arial" w:cs="Arial"/>
          <w:color w:val="auto"/>
          <w:sz w:val="20"/>
          <w:szCs w:val="20"/>
        </w:rPr>
        <w:t>https://doi.org/10.1038/leu.2010.6</w:t>
      </w:r>
      <w:r>
        <w:rPr>
          <w:rStyle w:val="17"/>
          <w:rFonts w:ascii="Arial" w:hAnsi="Arial" w:cs="Arial"/>
          <w:color w:val="auto"/>
          <w:sz w:val="20"/>
          <w:szCs w:val="20"/>
        </w:rPr>
        <w:fldChar w:fldCharType="end"/>
      </w:r>
      <w:r>
        <w:rPr>
          <w:rFonts w:ascii="Arial" w:hAnsi="Arial" w:cs="Arial"/>
          <w:sz w:val="20"/>
          <w:szCs w:val="20"/>
        </w:rPr>
        <w:t>.</w:t>
      </w:r>
    </w:p>
    <w:p w14:paraId="718D5008">
      <w:pPr>
        <w:rPr>
          <w:rFonts w:ascii="Arial" w:hAnsi="Arial" w:cs="Arial"/>
          <w:sz w:val="20"/>
          <w:szCs w:val="20"/>
        </w:rPr>
      </w:pPr>
      <w:r>
        <w:rPr>
          <w:rFonts w:ascii="Arial" w:hAnsi="Arial" w:cs="Arial"/>
          <w:sz w:val="20"/>
          <w:szCs w:val="20"/>
        </w:rPr>
        <w:t xml:space="preserve">Manickavinayaham, S., Vélez-Cruz, R., Biswas, A.K., Bedford, E., Klein, B.J., Kutateladze, T.G., Liu, B., Bedford, M.T., and Johnson, D.G. (2019). E2F1 acetylation directs p300/CBP-mediated histone acetylation at DNA double-strand breaks to facilitate repair. Nat Commun </w:t>
      </w:r>
      <w:r>
        <w:rPr>
          <w:rFonts w:ascii="Arial" w:hAnsi="Arial" w:cs="Arial"/>
          <w:i/>
          <w:iCs/>
          <w:sz w:val="20"/>
          <w:szCs w:val="20"/>
        </w:rPr>
        <w:t>10</w:t>
      </w:r>
      <w:r>
        <w:rPr>
          <w:rFonts w:ascii="Arial" w:hAnsi="Arial" w:cs="Arial"/>
          <w:sz w:val="20"/>
          <w:szCs w:val="20"/>
        </w:rPr>
        <w:t xml:space="preserve">, 4951. </w:t>
      </w:r>
      <w:r>
        <w:fldChar w:fldCharType="begin"/>
      </w:r>
      <w:r>
        <w:instrText xml:space="preserve"> HYPERLINK "https://doi.org/10.1038/s41467-019-12861-8" </w:instrText>
      </w:r>
      <w:r>
        <w:fldChar w:fldCharType="separate"/>
      </w:r>
      <w:r>
        <w:rPr>
          <w:rStyle w:val="17"/>
          <w:rFonts w:ascii="Arial" w:hAnsi="Arial" w:cs="Arial"/>
          <w:color w:val="auto"/>
          <w:sz w:val="20"/>
          <w:szCs w:val="20"/>
        </w:rPr>
        <w:t>https://doi.org/10.1038/s41467-019-12861-8</w:t>
      </w:r>
      <w:r>
        <w:rPr>
          <w:rStyle w:val="17"/>
          <w:rFonts w:ascii="Arial" w:hAnsi="Arial" w:cs="Arial"/>
          <w:color w:val="auto"/>
          <w:sz w:val="20"/>
          <w:szCs w:val="20"/>
        </w:rPr>
        <w:fldChar w:fldCharType="end"/>
      </w:r>
      <w:r>
        <w:rPr>
          <w:rFonts w:ascii="Arial" w:hAnsi="Arial" w:cs="Arial"/>
          <w:sz w:val="20"/>
          <w:szCs w:val="20"/>
        </w:rPr>
        <w:t>.</w:t>
      </w:r>
    </w:p>
    <w:p w14:paraId="55443013">
      <w:pPr>
        <w:rPr>
          <w:rFonts w:ascii="Arial" w:hAnsi="Arial" w:cs="Arial"/>
          <w:sz w:val="20"/>
          <w:szCs w:val="20"/>
        </w:rPr>
      </w:pPr>
      <w:r>
        <w:rPr>
          <w:rFonts w:ascii="Arial" w:hAnsi="Arial" w:cs="Arial"/>
          <w:sz w:val="20"/>
          <w:szCs w:val="20"/>
        </w:rPr>
        <w:t xml:space="preserve">Mattiroli, F., Vissers, J.H.A., van Dijk, W.J., Ikpa, P., Citterio, E., Vermeulen, W., Marteijn, J.A., and Sixma, T.K. (2012). RNF168 Ubiquitinates K13-15 on H2A/H2AX to Drive DNA Damage Signaling. Cell </w:t>
      </w:r>
      <w:r>
        <w:rPr>
          <w:rFonts w:ascii="Arial" w:hAnsi="Arial" w:cs="Arial"/>
          <w:i/>
          <w:iCs/>
          <w:sz w:val="20"/>
          <w:szCs w:val="20"/>
        </w:rPr>
        <w:t>150</w:t>
      </w:r>
      <w:r>
        <w:rPr>
          <w:rFonts w:ascii="Arial" w:hAnsi="Arial" w:cs="Arial"/>
          <w:sz w:val="20"/>
          <w:szCs w:val="20"/>
        </w:rPr>
        <w:t xml:space="preserve">, 1182–1195. </w:t>
      </w:r>
      <w:r>
        <w:fldChar w:fldCharType="begin"/>
      </w:r>
      <w:r>
        <w:instrText xml:space="preserve"> HYPERLINK "https://doi.org/10.1016/j.cell.2012.08.005" </w:instrText>
      </w:r>
      <w:r>
        <w:fldChar w:fldCharType="separate"/>
      </w:r>
      <w:r>
        <w:rPr>
          <w:rStyle w:val="17"/>
          <w:rFonts w:ascii="Arial" w:hAnsi="Arial" w:cs="Arial"/>
          <w:color w:val="auto"/>
          <w:sz w:val="20"/>
          <w:szCs w:val="20"/>
        </w:rPr>
        <w:t>https://doi.org/10.1016/j.cell.2012.08.005</w:t>
      </w:r>
      <w:r>
        <w:rPr>
          <w:rStyle w:val="17"/>
          <w:rFonts w:ascii="Arial" w:hAnsi="Arial" w:cs="Arial"/>
          <w:color w:val="auto"/>
          <w:sz w:val="20"/>
          <w:szCs w:val="20"/>
        </w:rPr>
        <w:fldChar w:fldCharType="end"/>
      </w:r>
      <w:r>
        <w:rPr>
          <w:rFonts w:ascii="Arial" w:hAnsi="Arial" w:cs="Arial"/>
          <w:sz w:val="20"/>
          <w:szCs w:val="20"/>
        </w:rPr>
        <w:t>.</w:t>
      </w:r>
    </w:p>
    <w:p w14:paraId="33F53BC5">
      <w:pPr>
        <w:rPr>
          <w:rFonts w:ascii="Arial" w:hAnsi="Arial" w:cs="Arial"/>
          <w:sz w:val="20"/>
          <w:szCs w:val="20"/>
        </w:rPr>
      </w:pPr>
      <w:r>
        <w:rPr>
          <w:rFonts w:ascii="Arial" w:hAnsi="Arial" w:cs="Arial"/>
          <w:sz w:val="20"/>
          <w:szCs w:val="20"/>
        </w:rPr>
        <w:t xml:space="preserve">Miller, K.M., Tjeertes, J.V., Coates, J., Legube, G., Polo, S.E., Britton, S., and Jackson, S.P. (2010). Human HDAC1 and HDAC2 function in the DNA-damage response to promote DNA nonhomologous end-joining. Nat Struct Mol Biol </w:t>
      </w:r>
      <w:r>
        <w:rPr>
          <w:rFonts w:ascii="Arial" w:hAnsi="Arial" w:cs="Arial"/>
          <w:i/>
          <w:iCs/>
          <w:sz w:val="20"/>
          <w:szCs w:val="20"/>
        </w:rPr>
        <w:t>17</w:t>
      </w:r>
      <w:r>
        <w:rPr>
          <w:rFonts w:ascii="Arial" w:hAnsi="Arial" w:cs="Arial"/>
          <w:sz w:val="20"/>
          <w:szCs w:val="20"/>
        </w:rPr>
        <w:t xml:space="preserve">, 1144–1151. </w:t>
      </w:r>
      <w:r>
        <w:fldChar w:fldCharType="begin"/>
      </w:r>
      <w:r>
        <w:instrText xml:space="preserve"> HYPERLINK "https://doi.org/10.1038/nsmb.1899" </w:instrText>
      </w:r>
      <w:r>
        <w:fldChar w:fldCharType="separate"/>
      </w:r>
      <w:r>
        <w:rPr>
          <w:rStyle w:val="17"/>
          <w:rFonts w:ascii="Arial" w:hAnsi="Arial" w:cs="Arial"/>
          <w:color w:val="auto"/>
          <w:sz w:val="20"/>
          <w:szCs w:val="20"/>
        </w:rPr>
        <w:t>https://doi.org/10.1038/nsmb.1899</w:t>
      </w:r>
      <w:r>
        <w:rPr>
          <w:rStyle w:val="17"/>
          <w:rFonts w:ascii="Arial" w:hAnsi="Arial" w:cs="Arial"/>
          <w:color w:val="auto"/>
          <w:sz w:val="20"/>
          <w:szCs w:val="20"/>
        </w:rPr>
        <w:fldChar w:fldCharType="end"/>
      </w:r>
      <w:r>
        <w:rPr>
          <w:rFonts w:ascii="Arial" w:hAnsi="Arial" w:cs="Arial"/>
          <w:sz w:val="20"/>
          <w:szCs w:val="20"/>
        </w:rPr>
        <w:t>.</w:t>
      </w:r>
    </w:p>
    <w:p w14:paraId="6202B980">
      <w:pPr>
        <w:rPr>
          <w:rFonts w:ascii="Arial" w:hAnsi="Arial" w:cs="Arial"/>
          <w:sz w:val="20"/>
          <w:szCs w:val="20"/>
        </w:rPr>
      </w:pPr>
      <w:r>
        <w:rPr>
          <w:rFonts w:ascii="Arial" w:hAnsi="Arial" w:cs="Arial"/>
          <w:sz w:val="20"/>
          <w:szCs w:val="20"/>
        </w:rPr>
        <w:t xml:space="preserve">Min, S., Ji, J.-H., Heo, Y., and Cho, H. (2022). Transcriptional regulation and chromatin dynamics at DNA double-strand breaks. Exp Mol Med </w:t>
      </w:r>
      <w:r>
        <w:rPr>
          <w:rFonts w:ascii="Arial" w:hAnsi="Arial" w:cs="Arial"/>
          <w:i/>
          <w:iCs/>
          <w:sz w:val="20"/>
          <w:szCs w:val="20"/>
        </w:rPr>
        <w:t>54</w:t>
      </w:r>
      <w:r>
        <w:rPr>
          <w:rFonts w:ascii="Arial" w:hAnsi="Arial" w:cs="Arial"/>
          <w:sz w:val="20"/>
          <w:szCs w:val="20"/>
        </w:rPr>
        <w:t xml:space="preserve">, 1705–1712. </w:t>
      </w:r>
      <w:r>
        <w:fldChar w:fldCharType="begin"/>
      </w:r>
      <w:r>
        <w:instrText xml:space="preserve"> HYPERLINK "https://doi.org/10.1038/s12276-022-00862-5" </w:instrText>
      </w:r>
      <w:r>
        <w:fldChar w:fldCharType="separate"/>
      </w:r>
      <w:r>
        <w:rPr>
          <w:rStyle w:val="17"/>
          <w:rFonts w:ascii="Arial" w:hAnsi="Arial" w:cs="Arial"/>
          <w:color w:val="auto"/>
          <w:sz w:val="20"/>
          <w:szCs w:val="20"/>
        </w:rPr>
        <w:t>https://doi.org/10.1038/s12276-022-00862-5</w:t>
      </w:r>
      <w:r>
        <w:rPr>
          <w:rStyle w:val="17"/>
          <w:rFonts w:ascii="Arial" w:hAnsi="Arial" w:cs="Arial"/>
          <w:color w:val="auto"/>
          <w:sz w:val="20"/>
          <w:szCs w:val="20"/>
        </w:rPr>
        <w:fldChar w:fldCharType="end"/>
      </w:r>
      <w:r>
        <w:rPr>
          <w:rFonts w:ascii="Arial" w:hAnsi="Arial" w:cs="Arial"/>
          <w:sz w:val="20"/>
          <w:szCs w:val="20"/>
        </w:rPr>
        <w:t>.</w:t>
      </w:r>
    </w:p>
    <w:p w14:paraId="1D93418A">
      <w:pPr>
        <w:rPr>
          <w:rFonts w:ascii="Arial" w:hAnsi="Arial" w:cs="Arial"/>
          <w:sz w:val="20"/>
          <w:szCs w:val="20"/>
        </w:rPr>
      </w:pPr>
      <w:r>
        <w:rPr>
          <w:rFonts w:ascii="Arial" w:hAnsi="Arial" w:cs="Arial"/>
          <w:sz w:val="20"/>
          <w:szCs w:val="20"/>
        </w:rPr>
        <w:t xml:space="preserve">Moreno-Yruela, C., Zhang, D., Wei, W., Bæk, M., Liu, W., Gao, J., Danková, D., Nielsen, A.L., Bolding, J.E., Yang, L., et al. (2022). Class I histone deacetylases (HDAC1–3) are histone lysine delactylases. Sci. Adv. </w:t>
      </w:r>
      <w:r>
        <w:rPr>
          <w:rFonts w:ascii="Arial" w:hAnsi="Arial" w:cs="Arial"/>
          <w:i/>
          <w:iCs/>
          <w:sz w:val="20"/>
          <w:szCs w:val="20"/>
        </w:rPr>
        <w:t>8</w:t>
      </w:r>
      <w:r>
        <w:rPr>
          <w:rFonts w:ascii="Arial" w:hAnsi="Arial" w:cs="Arial"/>
          <w:sz w:val="20"/>
          <w:szCs w:val="20"/>
        </w:rPr>
        <w:t xml:space="preserve">, eabi6696. </w:t>
      </w:r>
      <w:r>
        <w:fldChar w:fldCharType="begin"/>
      </w:r>
      <w:r>
        <w:instrText xml:space="preserve"> HYPERLINK "https://doi.org/10.1126/sciadv.abi6696" </w:instrText>
      </w:r>
      <w:r>
        <w:fldChar w:fldCharType="separate"/>
      </w:r>
      <w:r>
        <w:rPr>
          <w:rStyle w:val="17"/>
          <w:rFonts w:ascii="Arial" w:hAnsi="Arial" w:cs="Arial"/>
          <w:color w:val="auto"/>
          <w:sz w:val="20"/>
          <w:szCs w:val="20"/>
        </w:rPr>
        <w:t>https://doi.org/10.1126/sciadv.abi6696</w:t>
      </w:r>
      <w:r>
        <w:rPr>
          <w:rStyle w:val="17"/>
          <w:rFonts w:ascii="Arial" w:hAnsi="Arial" w:cs="Arial"/>
          <w:color w:val="auto"/>
          <w:sz w:val="20"/>
          <w:szCs w:val="20"/>
        </w:rPr>
        <w:fldChar w:fldCharType="end"/>
      </w:r>
      <w:r>
        <w:rPr>
          <w:rFonts w:ascii="Arial" w:hAnsi="Arial" w:cs="Arial"/>
          <w:sz w:val="20"/>
          <w:szCs w:val="20"/>
        </w:rPr>
        <w:t>.</w:t>
      </w:r>
    </w:p>
    <w:p w14:paraId="3545FD09">
      <w:pPr>
        <w:rPr>
          <w:rFonts w:ascii="Arial" w:hAnsi="Arial" w:cs="Arial"/>
          <w:sz w:val="20"/>
          <w:szCs w:val="20"/>
        </w:rPr>
      </w:pPr>
      <w:r>
        <w:rPr>
          <w:rFonts w:ascii="Arial" w:hAnsi="Arial" w:cs="Arial"/>
          <w:sz w:val="20"/>
          <w:szCs w:val="20"/>
        </w:rPr>
        <w:t xml:space="preserve">Nickel, G.A., Pederson, N.J., Faheem, Yang, Z., Bulf, J., and Diehl, K.L. (2025). Sirtuin 6 is a histone delactylase. Journal of Biological Chemistry </w:t>
      </w:r>
      <w:r>
        <w:rPr>
          <w:rFonts w:ascii="Arial" w:hAnsi="Arial" w:cs="Arial"/>
          <w:i/>
          <w:iCs/>
          <w:sz w:val="20"/>
          <w:szCs w:val="20"/>
        </w:rPr>
        <w:t>301</w:t>
      </w:r>
      <w:r>
        <w:rPr>
          <w:rFonts w:ascii="Arial" w:hAnsi="Arial" w:cs="Arial"/>
          <w:sz w:val="20"/>
          <w:szCs w:val="20"/>
        </w:rPr>
        <w:t xml:space="preserve">, 110795. </w:t>
      </w:r>
      <w:r>
        <w:fldChar w:fldCharType="begin"/>
      </w:r>
      <w:r>
        <w:instrText xml:space="preserve"> HYPERLINK "https://doi.org/10.1016/j.jbc.2025.110795" </w:instrText>
      </w:r>
      <w:r>
        <w:fldChar w:fldCharType="separate"/>
      </w:r>
      <w:r>
        <w:rPr>
          <w:rStyle w:val="17"/>
          <w:rFonts w:ascii="Arial" w:hAnsi="Arial" w:cs="Arial"/>
          <w:color w:val="auto"/>
          <w:sz w:val="20"/>
          <w:szCs w:val="20"/>
        </w:rPr>
        <w:t>https://doi.org/10.1016/j.jbc.2025.110795</w:t>
      </w:r>
      <w:r>
        <w:rPr>
          <w:rStyle w:val="17"/>
          <w:rFonts w:ascii="Arial" w:hAnsi="Arial" w:cs="Arial"/>
          <w:color w:val="auto"/>
          <w:sz w:val="20"/>
          <w:szCs w:val="20"/>
        </w:rPr>
        <w:fldChar w:fldCharType="end"/>
      </w:r>
      <w:r>
        <w:rPr>
          <w:rFonts w:ascii="Arial" w:hAnsi="Arial" w:cs="Arial"/>
          <w:sz w:val="20"/>
          <w:szCs w:val="20"/>
        </w:rPr>
        <w:t>.</w:t>
      </w:r>
    </w:p>
    <w:p w14:paraId="59091B0F">
      <w:pPr>
        <w:rPr>
          <w:rFonts w:ascii="Arial" w:hAnsi="Arial" w:cs="Arial"/>
          <w:sz w:val="20"/>
          <w:szCs w:val="20"/>
        </w:rPr>
      </w:pPr>
      <w:r>
        <w:rPr>
          <w:rFonts w:ascii="Arial" w:hAnsi="Arial" w:cs="Arial"/>
          <w:sz w:val="20"/>
          <w:szCs w:val="20"/>
        </w:rPr>
        <w:t xml:space="preserve">Niu, Z., Chen, C., Wang, S., Lu, C., Wu, Z., Wang, A., Mo, J., Zhang, J., Han, Y., Yuan, Y., et al. (2024). HBO1 catalyzes lysine lactylation and mediates histone H3K9la to regulate gene transcription. Nat Commun </w:t>
      </w:r>
      <w:r>
        <w:rPr>
          <w:rFonts w:ascii="Arial" w:hAnsi="Arial" w:cs="Arial"/>
          <w:i/>
          <w:iCs/>
          <w:sz w:val="20"/>
          <w:szCs w:val="20"/>
        </w:rPr>
        <w:t>15</w:t>
      </w:r>
      <w:r>
        <w:rPr>
          <w:rFonts w:ascii="Arial" w:hAnsi="Arial" w:cs="Arial"/>
          <w:sz w:val="20"/>
          <w:szCs w:val="20"/>
        </w:rPr>
        <w:t xml:space="preserve">, 3561. </w:t>
      </w:r>
      <w:r>
        <w:fldChar w:fldCharType="begin"/>
      </w:r>
      <w:r>
        <w:instrText xml:space="preserve"> HYPERLINK "https://doi.org/10.1038/s41467-024-47900-6" </w:instrText>
      </w:r>
      <w:r>
        <w:fldChar w:fldCharType="separate"/>
      </w:r>
      <w:r>
        <w:rPr>
          <w:rStyle w:val="17"/>
          <w:rFonts w:ascii="Arial" w:hAnsi="Arial" w:cs="Arial"/>
          <w:color w:val="auto"/>
          <w:sz w:val="20"/>
          <w:szCs w:val="20"/>
        </w:rPr>
        <w:t>https://doi.org/10.1038/s41467-024-47900-6</w:t>
      </w:r>
      <w:r>
        <w:rPr>
          <w:rStyle w:val="17"/>
          <w:rFonts w:ascii="Arial" w:hAnsi="Arial" w:cs="Arial"/>
          <w:color w:val="auto"/>
          <w:sz w:val="20"/>
          <w:szCs w:val="20"/>
        </w:rPr>
        <w:fldChar w:fldCharType="end"/>
      </w:r>
      <w:r>
        <w:rPr>
          <w:rFonts w:ascii="Arial" w:hAnsi="Arial" w:cs="Arial"/>
          <w:sz w:val="20"/>
          <w:szCs w:val="20"/>
        </w:rPr>
        <w:t>.</w:t>
      </w:r>
    </w:p>
    <w:p w14:paraId="4D5FF1A7">
      <w:pPr>
        <w:rPr>
          <w:rFonts w:ascii="Arial" w:hAnsi="Arial" w:cs="Arial"/>
          <w:sz w:val="20"/>
          <w:szCs w:val="20"/>
        </w:rPr>
      </w:pPr>
      <w:r>
        <w:rPr>
          <w:rFonts w:ascii="Arial" w:hAnsi="Arial" w:cs="Arial"/>
          <w:sz w:val="20"/>
          <w:szCs w:val="20"/>
        </w:rPr>
        <w:t xml:space="preserve">Nuñez, R., Sidlowski, P.F.W., Steen, E.A., Wynia-Smith, S.L., Sprague, D.J., Keyes, R.F., and Smith, B.C. (2024). The TRIM33 Bromodomain Recognizes Histone Lysine Lactylation. ACS Chem. Biol. </w:t>
      </w:r>
      <w:r>
        <w:rPr>
          <w:rFonts w:ascii="Arial" w:hAnsi="Arial" w:cs="Arial"/>
          <w:i/>
          <w:iCs/>
          <w:sz w:val="20"/>
          <w:szCs w:val="20"/>
        </w:rPr>
        <w:t>19</w:t>
      </w:r>
      <w:r>
        <w:rPr>
          <w:rFonts w:ascii="Arial" w:hAnsi="Arial" w:cs="Arial"/>
          <w:sz w:val="20"/>
          <w:szCs w:val="20"/>
        </w:rPr>
        <w:t xml:space="preserve">, 2418–2428. </w:t>
      </w:r>
      <w:r>
        <w:fldChar w:fldCharType="begin"/>
      </w:r>
      <w:r>
        <w:instrText xml:space="preserve"> HYPERLINK "https://doi.org/10.1021/acschembio.4c00248" </w:instrText>
      </w:r>
      <w:r>
        <w:fldChar w:fldCharType="separate"/>
      </w:r>
      <w:r>
        <w:rPr>
          <w:rStyle w:val="17"/>
          <w:rFonts w:ascii="Arial" w:hAnsi="Arial" w:cs="Arial"/>
          <w:color w:val="auto"/>
          <w:sz w:val="20"/>
          <w:szCs w:val="20"/>
        </w:rPr>
        <w:t>https://doi.org/10.1021/acschembio.4c00248</w:t>
      </w:r>
      <w:r>
        <w:rPr>
          <w:rStyle w:val="17"/>
          <w:rFonts w:ascii="Arial" w:hAnsi="Arial" w:cs="Arial"/>
          <w:color w:val="auto"/>
          <w:sz w:val="20"/>
          <w:szCs w:val="20"/>
        </w:rPr>
        <w:fldChar w:fldCharType="end"/>
      </w:r>
      <w:r>
        <w:rPr>
          <w:rFonts w:ascii="Arial" w:hAnsi="Arial" w:cs="Arial"/>
          <w:sz w:val="20"/>
          <w:szCs w:val="20"/>
        </w:rPr>
        <w:t>.</w:t>
      </w:r>
    </w:p>
    <w:p w14:paraId="74C68063">
      <w:pPr>
        <w:rPr>
          <w:rFonts w:ascii="Arial" w:hAnsi="Arial" w:cs="Arial"/>
          <w:sz w:val="20"/>
          <w:szCs w:val="20"/>
        </w:rPr>
      </w:pPr>
      <w:r>
        <w:rPr>
          <w:rFonts w:ascii="Arial" w:hAnsi="Arial" w:cs="Arial"/>
          <w:sz w:val="20"/>
          <w:szCs w:val="20"/>
        </w:rPr>
        <w:t xml:space="preserve">Ogiwara, H., Ui, A., Otsuka, A., Satoh, H., Yokomi, I., Nakajima, S., Yasui, A., Yokota, J., and Kohno, T. (2011). Histone acetylation by CBP and p300 at double-strand break sites facilitates SWI/SNF chromatin remodeling and the recruitment of non-homologous end joining factors. Oncogene </w:t>
      </w:r>
      <w:r>
        <w:rPr>
          <w:rFonts w:ascii="Arial" w:hAnsi="Arial" w:cs="Arial"/>
          <w:i/>
          <w:iCs/>
          <w:sz w:val="20"/>
          <w:szCs w:val="20"/>
        </w:rPr>
        <w:t>30</w:t>
      </w:r>
      <w:r>
        <w:rPr>
          <w:rFonts w:ascii="Arial" w:hAnsi="Arial" w:cs="Arial"/>
          <w:sz w:val="20"/>
          <w:szCs w:val="20"/>
        </w:rPr>
        <w:t xml:space="preserve">, 2135–2146. </w:t>
      </w:r>
      <w:r>
        <w:fldChar w:fldCharType="begin"/>
      </w:r>
      <w:r>
        <w:instrText xml:space="preserve"> HYPERLINK "https://doi.org/10.1038/onc.2010.592" </w:instrText>
      </w:r>
      <w:r>
        <w:fldChar w:fldCharType="separate"/>
      </w:r>
      <w:r>
        <w:rPr>
          <w:rStyle w:val="17"/>
          <w:rFonts w:ascii="Arial" w:hAnsi="Arial" w:cs="Arial"/>
          <w:color w:val="auto"/>
          <w:sz w:val="20"/>
          <w:szCs w:val="20"/>
        </w:rPr>
        <w:t>https://doi.org/10.1038/onc.2010.592</w:t>
      </w:r>
      <w:r>
        <w:rPr>
          <w:rStyle w:val="17"/>
          <w:rFonts w:ascii="Arial" w:hAnsi="Arial" w:cs="Arial"/>
          <w:color w:val="auto"/>
          <w:sz w:val="20"/>
          <w:szCs w:val="20"/>
        </w:rPr>
        <w:fldChar w:fldCharType="end"/>
      </w:r>
      <w:r>
        <w:rPr>
          <w:rFonts w:ascii="Arial" w:hAnsi="Arial" w:cs="Arial"/>
          <w:sz w:val="20"/>
          <w:szCs w:val="20"/>
        </w:rPr>
        <w:t>.</w:t>
      </w:r>
    </w:p>
    <w:p w14:paraId="7E38454E">
      <w:pPr>
        <w:rPr>
          <w:rFonts w:ascii="Arial" w:hAnsi="Arial" w:cs="Arial"/>
          <w:sz w:val="20"/>
          <w:szCs w:val="20"/>
        </w:rPr>
      </w:pPr>
      <w:r>
        <w:rPr>
          <w:rFonts w:ascii="Arial" w:hAnsi="Arial" w:cs="Arial"/>
          <w:sz w:val="20"/>
          <w:szCs w:val="20"/>
        </w:rPr>
        <w:t xml:space="preserve">Pao, P.-C., Patnaik, D., Watson, L.A., Gao, F., Pan, L., Wang, J., Adaikkan, C., Penney, J., Cam, H.P., Huang, W.-C., et al. (2020). HDAC1 modulates OGG1-initiated oxidative DNA damage repair in the aging brain and Alzheimer’s disease. Nat Commun </w:t>
      </w:r>
      <w:r>
        <w:rPr>
          <w:rFonts w:ascii="Arial" w:hAnsi="Arial" w:cs="Arial"/>
          <w:i/>
          <w:iCs/>
          <w:sz w:val="20"/>
          <w:szCs w:val="20"/>
        </w:rPr>
        <w:t>11</w:t>
      </w:r>
      <w:r>
        <w:rPr>
          <w:rFonts w:ascii="Arial" w:hAnsi="Arial" w:cs="Arial"/>
          <w:sz w:val="20"/>
          <w:szCs w:val="20"/>
        </w:rPr>
        <w:t xml:space="preserve">, 2484. </w:t>
      </w:r>
      <w:r>
        <w:fldChar w:fldCharType="begin"/>
      </w:r>
      <w:r>
        <w:instrText xml:space="preserve"> HYPERLINK "https://doi.org/10.1038/s41467-020-16361-y" </w:instrText>
      </w:r>
      <w:r>
        <w:fldChar w:fldCharType="separate"/>
      </w:r>
      <w:r>
        <w:rPr>
          <w:rStyle w:val="17"/>
          <w:rFonts w:ascii="Arial" w:hAnsi="Arial" w:cs="Arial"/>
          <w:color w:val="auto"/>
          <w:sz w:val="20"/>
          <w:szCs w:val="20"/>
        </w:rPr>
        <w:t>https://doi.org/10.1038/s41467-020-16361-y</w:t>
      </w:r>
      <w:r>
        <w:rPr>
          <w:rStyle w:val="17"/>
          <w:rFonts w:ascii="Arial" w:hAnsi="Arial" w:cs="Arial"/>
          <w:color w:val="auto"/>
          <w:sz w:val="20"/>
          <w:szCs w:val="20"/>
        </w:rPr>
        <w:fldChar w:fldCharType="end"/>
      </w:r>
      <w:r>
        <w:rPr>
          <w:rFonts w:ascii="Arial" w:hAnsi="Arial" w:cs="Arial"/>
          <w:sz w:val="20"/>
          <w:szCs w:val="20"/>
        </w:rPr>
        <w:t>.</w:t>
      </w:r>
    </w:p>
    <w:p w14:paraId="4FC7BE8A">
      <w:pPr>
        <w:rPr>
          <w:rFonts w:ascii="Arial" w:hAnsi="Arial" w:cs="Arial"/>
          <w:sz w:val="20"/>
          <w:szCs w:val="20"/>
        </w:rPr>
      </w:pPr>
      <w:r>
        <w:rPr>
          <w:rFonts w:ascii="Arial" w:hAnsi="Arial" w:cs="Arial"/>
          <w:sz w:val="20"/>
          <w:szCs w:val="20"/>
        </w:rPr>
        <w:t xml:space="preserve">Paul, R., Dorsey, J.F., and Fan, Y. (2022). Cell plasticity, senescence, and quiescence in cancer stem cells: Biological and therapeutic implications. Pharmacology &amp; Therapeutics </w:t>
      </w:r>
      <w:r>
        <w:rPr>
          <w:rFonts w:ascii="Arial" w:hAnsi="Arial" w:cs="Arial"/>
          <w:i/>
          <w:iCs/>
          <w:sz w:val="20"/>
          <w:szCs w:val="20"/>
        </w:rPr>
        <w:t>231</w:t>
      </w:r>
      <w:r>
        <w:rPr>
          <w:rFonts w:ascii="Arial" w:hAnsi="Arial" w:cs="Arial"/>
          <w:sz w:val="20"/>
          <w:szCs w:val="20"/>
        </w:rPr>
        <w:t xml:space="preserve">, 107985. </w:t>
      </w:r>
      <w:r>
        <w:fldChar w:fldCharType="begin"/>
      </w:r>
      <w:r>
        <w:instrText xml:space="preserve"> HYPERLINK "https://doi.org/10.1016/j.pharmthera.2021.107985" </w:instrText>
      </w:r>
      <w:r>
        <w:fldChar w:fldCharType="separate"/>
      </w:r>
      <w:r>
        <w:rPr>
          <w:rStyle w:val="17"/>
          <w:rFonts w:ascii="Arial" w:hAnsi="Arial" w:cs="Arial"/>
          <w:color w:val="auto"/>
          <w:sz w:val="20"/>
          <w:szCs w:val="20"/>
        </w:rPr>
        <w:t>https://doi.org/10.1016/j.pharmthera.2021.107985</w:t>
      </w:r>
      <w:r>
        <w:rPr>
          <w:rStyle w:val="17"/>
          <w:rFonts w:ascii="Arial" w:hAnsi="Arial" w:cs="Arial"/>
          <w:color w:val="auto"/>
          <w:sz w:val="20"/>
          <w:szCs w:val="20"/>
        </w:rPr>
        <w:fldChar w:fldCharType="end"/>
      </w:r>
      <w:r>
        <w:rPr>
          <w:rFonts w:ascii="Arial" w:hAnsi="Arial" w:cs="Arial"/>
          <w:sz w:val="20"/>
          <w:szCs w:val="20"/>
        </w:rPr>
        <w:t>.</w:t>
      </w:r>
    </w:p>
    <w:p w14:paraId="3CE5A20E">
      <w:pPr>
        <w:rPr>
          <w:rFonts w:ascii="Arial" w:hAnsi="Arial" w:cs="Arial"/>
          <w:sz w:val="20"/>
          <w:szCs w:val="20"/>
        </w:rPr>
      </w:pPr>
      <w:r>
        <w:rPr>
          <w:rFonts w:ascii="Arial" w:hAnsi="Arial" w:cs="Arial"/>
          <w:sz w:val="20"/>
          <w:szCs w:val="20"/>
        </w:rPr>
        <w:t xml:space="preserve">Qi, L., Chakravarthy, R., Li, M.M., Deng, C.-X., Li, R., and Hu, Y. (2022). Phosphorylation of BRCA1 by ATM upon double-strand breaks impacts ATM function in end-resection: A potential feedback loop. iScience </w:t>
      </w:r>
      <w:r>
        <w:rPr>
          <w:rFonts w:ascii="Arial" w:hAnsi="Arial" w:cs="Arial"/>
          <w:i/>
          <w:iCs/>
          <w:sz w:val="20"/>
          <w:szCs w:val="20"/>
        </w:rPr>
        <w:t>25</w:t>
      </w:r>
      <w:r>
        <w:rPr>
          <w:rFonts w:ascii="Arial" w:hAnsi="Arial" w:cs="Arial"/>
          <w:sz w:val="20"/>
          <w:szCs w:val="20"/>
        </w:rPr>
        <w:t xml:space="preserve">, 104944. </w:t>
      </w:r>
      <w:r>
        <w:fldChar w:fldCharType="begin"/>
      </w:r>
      <w:r>
        <w:instrText xml:space="preserve"> HYPERLINK "https://doi.org/10.1016/j.isci.2022.104944" </w:instrText>
      </w:r>
      <w:r>
        <w:fldChar w:fldCharType="separate"/>
      </w:r>
      <w:r>
        <w:rPr>
          <w:rStyle w:val="17"/>
          <w:rFonts w:ascii="Arial" w:hAnsi="Arial" w:cs="Arial"/>
          <w:color w:val="auto"/>
          <w:sz w:val="20"/>
          <w:szCs w:val="20"/>
        </w:rPr>
        <w:t>https://doi.org/10.1016/j.isci.2022.104944</w:t>
      </w:r>
      <w:r>
        <w:rPr>
          <w:rStyle w:val="17"/>
          <w:rFonts w:ascii="Arial" w:hAnsi="Arial" w:cs="Arial"/>
          <w:color w:val="auto"/>
          <w:sz w:val="20"/>
          <w:szCs w:val="20"/>
        </w:rPr>
        <w:fldChar w:fldCharType="end"/>
      </w:r>
      <w:r>
        <w:rPr>
          <w:rFonts w:ascii="Arial" w:hAnsi="Arial" w:cs="Arial"/>
          <w:sz w:val="20"/>
          <w:szCs w:val="20"/>
        </w:rPr>
        <w:t>.</w:t>
      </w:r>
    </w:p>
    <w:p w14:paraId="5086B878">
      <w:pPr>
        <w:rPr>
          <w:rFonts w:ascii="Arial" w:hAnsi="Arial" w:cs="Arial"/>
          <w:sz w:val="20"/>
          <w:szCs w:val="20"/>
        </w:rPr>
      </w:pPr>
      <w:r>
        <w:rPr>
          <w:rFonts w:ascii="Arial" w:hAnsi="Arial" w:cs="Arial"/>
          <w:sz w:val="20"/>
          <w:szCs w:val="20"/>
        </w:rPr>
        <w:t xml:space="preserve">Ramadan, W.S., Ahmed, S.B.M., Talaat, I.M., Lozon, L., Mouffak, S., Gemoll, T., Mansour, W.Y., and El-Awady, R. (2025). The histone acetyltransferase CBP participates in regulating the DNA damage response through ATM after double-strand breaks. Genome Biol </w:t>
      </w:r>
      <w:r>
        <w:rPr>
          <w:rFonts w:ascii="Arial" w:hAnsi="Arial" w:cs="Arial"/>
          <w:i/>
          <w:iCs/>
          <w:sz w:val="20"/>
          <w:szCs w:val="20"/>
        </w:rPr>
        <w:t>26</w:t>
      </w:r>
      <w:r>
        <w:rPr>
          <w:rFonts w:ascii="Arial" w:hAnsi="Arial" w:cs="Arial"/>
          <w:sz w:val="20"/>
          <w:szCs w:val="20"/>
        </w:rPr>
        <w:t xml:space="preserve">, 89. </w:t>
      </w:r>
      <w:r>
        <w:fldChar w:fldCharType="begin"/>
      </w:r>
      <w:r>
        <w:instrText xml:space="preserve"> HYPERLINK "https://doi.org/10.1186/s13059-025-03528-3" </w:instrText>
      </w:r>
      <w:r>
        <w:fldChar w:fldCharType="separate"/>
      </w:r>
      <w:r>
        <w:rPr>
          <w:rStyle w:val="17"/>
          <w:rFonts w:ascii="Arial" w:hAnsi="Arial" w:cs="Arial"/>
          <w:color w:val="auto"/>
          <w:sz w:val="20"/>
          <w:szCs w:val="20"/>
        </w:rPr>
        <w:t>https://doi.org/10.1186/s13059-025-03528-3</w:t>
      </w:r>
      <w:r>
        <w:rPr>
          <w:rStyle w:val="17"/>
          <w:rFonts w:ascii="Arial" w:hAnsi="Arial" w:cs="Arial"/>
          <w:color w:val="auto"/>
          <w:sz w:val="20"/>
          <w:szCs w:val="20"/>
        </w:rPr>
        <w:fldChar w:fldCharType="end"/>
      </w:r>
      <w:r>
        <w:rPr>
          <w:rFonts w:ascii="Arial" w:hAnsi="Arial" w:cs="Arial"/>
          <w:sz w:val="20"/>
          <w:szCs w:val="20"/>
        </w:rPr>
        <w:t>.</w:t>
      </w:r>
    </w:p>
    <w:p w14:paraId="5B5FB513">
      <w:pPr>
        <w:rPr>
          <w:rFonts w:ascii="Arial" w:hAnsi="Arial" w:cs="Arial"/>
          <w:sz w:val="20"/>
          <w:szCs w:val="20"/>
        </w:rPr>
      </w:pPr>
      <w:r>
        <w:rPr>
          <w:rFonts w:ascii="Arial" w:hAnsi="Arial" w:cs="Arial"/>
          <w:sz w:val="20"/>
          <w:szCs w:val="20"/>
        </w:rPr>
        <w:t xml:space="preserve">Rasti, G., Becker, M., Vazquez, B.N., Espinosa-Alcantud, M., Fernández-Duran, I., Gámez-García, A., Ianni, A., Gonzalez, J., Bosch-Presegué, L., Marazuela-Duque, A., et al. (2023). SIRT1 regulates DNA damage signaling through the PP4 phosphatase complex. Nucleic Acids Research </w:t>
      </w:r>
      <w:r>
        <w:rPr>
          <w:rFonts w:ascii="Arial" w:hAnsi="Arial" w:cs="Arial"/>
          <w:i/>
          <w:iCs/>
          <w:sz w:val="20"/>
          <w:szCs w:val="20"/>
        </w:rPr>
        <w:t>51</w:t>
      </w:r>
      <w:r>
        <w:rPr>
          <w:rFonts w:ascii="Arial" w:hAnsi="Arial" w:cs="Arial"/>
          <w:sz w:val="20"/>
          <w:szCs w:val="20"/>
        </w:rPr>
        <w:t xml:space="preserve">, 6754–6769. </w:t>
      </w:r>
      <w:r>
        <w:fldChar w:fldCharType="begin"/>
      </w:r>
      <w:r>
        <w:instrText xml:space="preserve"> HYPERLINK "https://doi.org/10.1093/nar/gkad504" </w:instrText>
      </w:r>
      <w:r>
        <w:fldChar w:fldCharType="separate"/>
      </w:r>
      <w:r>
        <w:rPr>
          <w:rStyle w:val="17"/>
          <w:rFonts w:ascii="Arial" w:hAnsi="Arial" w:cs="Arial"/>
          <w:color w:val="auto"/>
          <w:sz w:val="20"/>
          <w:szCs w:val="20"/>
        </w:rPr>
        <w:t>https://doi.org/10.1093/nar/gkad504</w:t>
      </w:r>
      <w:r>
        <w:rPr>
          <w:rStyle w:val="17"/>
          <w:rFonts w:ascii="Arial" w:hAnsi="Arial" w:cs="Arial"/>
          <w:color w:val="auto"/>
          <w:sz w:val="20"/>
          <w:szCs w:val="20"/>
        </w:rPr>
        <w:fldChar w:fldCharType="end"/>
      </w:r>
      <w:r>
        <w:rPr>
          <w:rFonts w:ascii="Arial" w:hAnsi="Arial" w:cs="Arial"/>
          <w:sz w:val="20"/>
          <w:szCs w:val="20"/>
        </w:rPr>
        <w:t>.</w:t>
      </w:r>
    </w:p>
    <w:p w14:paraId="01B27FCF">
      <w:pPr>
        <w:rPr>
          <w:rFonts w:ascii="Arial" w:hAnsi="Arial" w:cs="Arial"/>
          <w:sz w:val="20"/>
          <w:szCs w:val="20"/>
        </w:rPr>
      </w:pPr>
      <w:r>
        <w:rPr>
          <w:rFonts w:ascii="Arial" w:hAnsi="Arial" w:cs="Arial"/>
          <w:sz w:val="20"/>
          <w:szCs w:val="20"/>
        </w:rPr>
        <w:t xml:space="preserve">Sallmyr, A., and Tomkinson, A.E. (2018). Repair of DNA double-strand breaks by mammalian alternative end-joining pathways. Journal of Biological Chemistry </w:t>
      </w:r>
      <w:r>
        <w:rPr>
          <w:rFonts w:ascii="Arial" w:hAnsi="Arial" w:cs="Arial"/>
          <w:i/>
          <w:iCs/>
          <w:sz w:val="20"/>
          <w:szCs w:val="20"/>
        </w:rPr>
        <w:t>293</w:t>
      </w:r>
      <w:r>
        <w:rPr>
          <w:rFonts w:ascii="Arial" w:hAnsi="Arial" w:cs="Arial"/>
          <w:sz w:val="20"/>
          <w:szCs w:val="20"/>
        </w:rPr>
        <w:t xml:space="preserve">, 10536–10546. </w:t>
      </w:r>
      <w:r>
        <w:fldChar w:fldCharType="begin"/>
      </w:r>
      <w:r>
        <w:instrText xml:space="preserve"> HYPERLINK "https://doi.org/10.1074/jbc.TM117.000375" </w:instrText>
      </w:r>
      <w:r>
        <w:fldChar w:fldCharType="separate"/>
      </w:r>
      <w:r>
        <w:rPr>
          <w:rStyle w:val="17"/>
          <w:rFonts w:ascii="Arial" w:hAnsi="Arial" w:cs="Arial"/>
          <w:color w:val="auto"/>
          <w:sz w:val="20"/>
          <w:szCs w:val="20"/>
        </w:rPr>
        <w:t>https://doi.org/10.1074/jbc.TM117.000375</w:t>
      </w:r>
      <w:r>
        <w:rPr>
          <w:rStyle w:val="17"/>
          <w:rFonts w:ascii="Arial" w:hAnsi="Arial" w:cs="Arial"/>
          <w:color w:val="auto"/>
          <w:sz w:val="20"/>
          <w:szCs w:val="20"/>
        </w:rPr>
        <w:fldChar w:fldCharType="end"/>
      </w:r>
      <w:r>
        <w:rPr>
          <w:rFonts w:ascii="Arial" w:hAnsi="Arial" w:cs="Arial"/>
          <w:sz w:val="20"/>
          <w:szCs w:val="20"/>
        </w:rPr>
        <w:t>.</w:t>
      </w:r>
    </w:p>
    <w:p w14:paraId="37DDDCE0">
      <w:pPr>
        <w:rPr>
          <w:rFonts w:ascii="Arial" w:hAnsi="Arial" w:cs="Arial"/>
          <w:sz w:val="20"/>
          <w:szCs w:val="20"/>
          <w:lang w:val="fr-FR"/>
        </w:rPr>
      </w:pPr>
      <w:r>
        <w:rPr>
          <w:rFonts w:ascii="Arial" w:hAnsi="Arial" w:cs="Arial"/>
          <w:sz w:val="20"/>
          <w:szCs w:val="20"/>
        </w:rPr>
        <w:t xml:space="preserve">Schatz, D.G., and Ji, Y. (2011). Recombination centres and the orchestration of V(D)J recombination. </w:t>
      </w:r>
      <w:r>
        <w:rPr>
          <w:rFonts w:ascii="Arial" w:hAnsi="Arial" w:cs="Arial"/>
          <w:sz w:val="20"/>
          <w:szCs w:val="20"/>
          <w:lang w:val="fr-FR"/>
        </w:rPr>
        <w:t xml:space="preserve">Nat Rev Immunol </w:t>
      </w:r>
      <w:r>
        <w:rPr>
          <w:rFonts w:ascii="Arial" w:hAnsi="Arial" w:cs="Arial"/>
          <w:i/>
          <w:iCs/>
          <w:sz w:val="20"/>
          <w:szCs w:val="20"/>
          <w:lang w:val="fr-FR"/>
        </w:rPr>
        <w:t>11</w:t>
      </w:r>
      <w:r>
        <w:rPr>
          <w:rFonts w:ascii="Arial" w:hAnsi="Arial" w:cs="Arial"/>
          <w:sz w:val="20"/>
          <w:szCs w:val="20"/>
          <w:lang w:val="fr-FR"/>
        </w:rPr>
        <w:t xml:space="preserve">, 251–263. </w:t>
      </w:r>
      <w:r>
        <w:fldChar w:fldCharType="begin"/>
      </w:r>
      <w:r>
        <w:instrText xml:space="preserve"> HYPERLINK "https://doi.org/10.1038/nri2941" </w:instrText>
      </w:r>
      <w:r>
        <w:fldChar w:fldCharType="separate"/>
      </w:r>
      <w:r>
        <w:rPr>
          <w:rStyle w:val="17"/>
          <w:rFonts w:ascii="Arial" w:hAnsi="Arial" w:cs="Arial"/>
          <w:color w:val="auto"/>
          <w:sz w:val="20"/>
          <w:szCs w:val="20"/>
          <w:lang w:val="fr-FR"/>
        </w:rPr>
        <w:t>https://doi.org/10.1038/nri2941</w:t>
      </w:r>
      <w:r>
        <w:rPr>
          <w:rStyle w:val="17"/>
          <w:rFonts w:ascii="Arial" w:hAnsi="Arial" w:cs="Arial"/>
          <w:color w:val="auto"/>
          <w:sz w:val="20"/>
          <w:szCs w:val="20"/>
          <w:lang w:val="fr-FR"/>
        </w:rPr>
        <w:fldChar w:fldCharType="end"/>
      </w:r>
      <w:r>
        <w:rPr>
          <w:rFonts w:ascii="Arial" w:hAnsi="Arial" w:cs="Arial"/>
          <w:sz w:val="20"/>
          <w:szCs w:val="20"/>
          <w:lang w:val="fr-FR"/>
        </w:rPr>
        <w:t>.</w:t>
      </w:r>
    </w:p>
    <w:p w14:paraId="556F4B74">
      <w:pPr>
        <w:rPr>
          <w:rFonts w:ascii="Arial" w:hAnsi="Arial" w:cs="Arial"/>
          <w:sz w:val="20"/>
          <w:szCs w:val="20"/>
        </w:rPr>
      </w:pPr>
      <w:r>
        <w:rPr>
          <w:rFonts w:ascii="Arial" w:hAnsi="Arial" w:cs="Arial"/>
          <w:sz w:val="20"/>
          <w:szCs w:val="20"/>
          <w:lang w:val="fr-FR"/>
        </w:rPr>
        <w:t xml:space="preserve">Shang, M., Zhao, X., Zhang, Y., Zhang, C., Yang, X., Wen, Y., Zhu, X., Chen, Y., Gu, Y., Pan, Y., et al. </w:t>
      </w:r>
      <w:r>
        <w:rPr>
          <w:rFonts w:ascii="Arial" w:hAnsi="Arial" w:cs="Arial"/>
          <w:sz w:val="20"/>
          <w:szCs w:val="20"/>
        </w:rPr>
        <w:t xml:space="preserve">(2026). Lactylation of PD-L1 by a lactyltransferase HAT1 dictates its protein stability and tumor immune evasion. Proc. Natl. Acad. Sci. U.S.A. </w:t>
      </w:r>
      <w:r>
        <w:rPr>
          <w:rFonts w:ascii="Arial" w:hAnsi="Arial" w:cs="Arial"/>
          <w:i/>
          <w:iCs/>
          <w:sz w:val="20"/>
          <w:szCs w:val="20"/>
        </w:rPr>
        <w:t>123</w:t>
      </w:r>
      <w:r>
        <w:rPr>
          <w:rFonts w:ascii="Arial" w:hAnsi="Arial" w:cs="Arial"/>
          <w:sz w:val="20"/>
          <w:szCs w:val="20"/>
        </w:rPr>
        <w:t xml:space="preserve">, e2537490123. </w:t>
      </w:r>
      <w:r>
        <w:fldChar w:fldCharType="begin"/>
      </w:r>
      <w:r>
        <w:instrText xml:space="preserve"> HYPERLINK "https://doi.org/10.1073/pnas.2537490123" </w:instrText>
      </w:r>
      <w:r>
        <w:fldChar w:fldCharType="separate"/>
      </w:r>
      <w:r>
        <w:rPr>
          <w:rStyle w:val="17"/>
          <w:rFonts w:ascii="Arial" w:hAnsi="Arial" w:cs="Arial"/>
          <w:color w:val="auto"/>
          <w:sz w:val="20"/>
          <w:szCs w:val="20"/>
        </w:rPr>
        <w:t>https://doi.org/10.1073/pnas.2537490123</w:t>
      </w:r>
      <w:r>
        <w:rPr>
          <w:rStyle w:val="17"/>
          <w:rFonts w:ascii="Arial" w:hAnsi="Arial" w:cs="Arial"/>
          <w:color w:val="auto"/>
          <w:sz w:val="20"/>
          <w:szCs w:val="20"/>
        </w:rPr>
        <w:fldChar w:fldCharType="end"/>
      </w:r>
      <w:r>
        <w:rPr>
          <w:rFonts w:ascii="Arial" w:hAnsi="Arial" w:cs="Arial"/>
          <w:sz w:val="20"/>
          <w:szCs w:val="20"/>
        </w:rPr>
        <w:t>.</w:t>
      </w:r>
    </w:p>
    <w:p w14:paraId="29AE75F6">
      <w:pPr>
        <w:rPr>
          <w:rFonts w:ascii="Arial" w:hAnsi="Arial" w:cs="Arial"/>
          <w:sz w:val="20"/>
          <w:szCs w:val="20"/>
        </w:rPr>
      </w:pPr>
      <w:r>
        <w:rPr>
          <w:rFonts w:ascii="Arial" w:hAnsi="Arial" w:cs="Arial"/>
          <w:sz w:val="20"/>
          <w:szCs w:val="20"/>
        </w:rPr>
        <w:t xml:space="preserve">Sheng, X., Lin, H., Cole, P.A., and Zhao, Y. (2026). Biochemistry and regulation of histone lysine l-lactylation. Nat Rev Mol Cell Biol </w:t>
      </w:r>
      <w:r>
        <w:rPr>
          <w:rFonts w:ascii="Arial" w:hAnsi="Arial" w:cs="Arial"/>
          <w:i/>
          <w:iCs/>
          <w:sz w:val="20"/>
          <w:szCs w:val="20"/>
        </w:rPr>
        <w:t>27</w:t>
      </w:r>
      <w:r>
        <w:rPr>
          <w:rFonts w:ascii="Arial" w:hAnsi="Arial" w:cs="Arial"/>
          <w:sz w:val="20"/>
          <w:szCs w:val="20"/>
        </w:rPr>
        <w:t xml:space="preserve">, 95–109. </w:t>
      </w:r>
      <w:r>
        <w:fldChar w:fldCharType="begin"/>
      </w:r>
      <w:r>
        <w:instrText xml:space="preserve"> HYPERLINK "https://doi.org/10.1038/s41580-025-00876-7" </w:instrText>
      </w:r>
      <w:r>
        <w:fldChar w:fldCharType="separate"/>
      </w:r>
      <w:r>
        <w:rPr>
          <w:rStyle w:val="17"/>
          <w:rFonts w:ascii="Arial" w:hAnsi="Arial" w:cs="Arial"/>
          <w:color w:val="auto"/>
          <w:sz w:val="20"/>
          <w:szCs w:val="20"/>
        </w:rPr>
        <w:t>https://doi.org/10.1038/s41580-025-00876-7</w:t>
      </w:r>
      <w:r>
        <w:rPr>
          <w:rStyle w:val="17"/>
          <w:rFonts w:ascii="Arial" w:hAnsi="Arial" w:cs="Arial"/>
          <w:color w:val="auto"/>
          <w:sz w:val="20"/>
          <w:szCs w:val="20"/>
        </w:rPr>
        <w:fldChar w:fldCharType="end"/>
      </w:r>
      <w:r>
        <w:rPr>
          <w:rFonts w:ascii="Arial" w:hAnsi="Arial" w:cs="Arial"/>
          <w:sz w:val="20"/>
          <w:szCs w:val="20"/>
        </w:rPr>
        <w:t>.</w:t>
      </w:r>
    </w:p>
    <w:p w14:paraId="24F02986">
      <w:pPr>
        <w:rPr>
          <w:rFonts w:ascii="Arial" w:hAnsi="Arial" w:cs="Arial"/>
          <w:sz w:val="20"/>
          <w:szCs w:val="20"/>
        </w:rPr>
      </w:pPr>
      <w:r>
        <w:rPr>
          <w:rFonts w:ascii="Arial" w:hAnsi="Arial" w:cs="Arial"/>
          <w:sz w:val="20"/>
          <w:szCs w:val="20"/>
        </w:rPr>
        <w:t xml:space="preserve">Simovic-Lorenz, M., and Ernst, A. (2025). Chromothripsis in cancer. Nat Rev Cancer </w:t>
      </w:r>
      <w:r>
        <w:rPr>
          <w:rFonts w:ascii="Arial" w:hAnsi="Arial" w:cs="Arial"/>
          <w:i/>
          <w:iCs/>
          <w:sz w:val="20"/>
          <w:szCs w:val="20"/>
        </w:rPr>
        <w:t>25</w:t>
      </w:r>
      <w:r>
        <w:rPr>
          <w:rFonts w:ascii="Arial" w:hAnsi="Arial" w:cs="Arial"/>
          <w:sz w:val="20"/>
          <w:szCs w:val="20"/>
        </w:rPr>
        <w:t xml:space="preserve">, 79–92. </w:t>
      </w:r>
      <w:r>
        <w:fldChar w:fldCharType="begin"/>
      </w:r>
      <w:r>
        <w:instrText xml:space="preserve"> HYPERLINK "https://doi.org/10.1038/s41568-024-00769-5" </w:instrText>
      </w:r>
      <w:r>
        <w:fldChar w:fldCharType="separate"/>
      </w:r>
      <w:r>
        <w:rPr>
          <w:rStyle w:val="17"/>
          <w:rFonts w:ascii="Arial" w:hAnsi="Arial" w:cs="Arial"/>
          <w:color w:val="auto"/>
          <w:sz w:val="20"/>
          <w:szCs w:val="20"/>
        </w:rPr>
        <w:t>https://doi.org/10.1038/s41568-024-00769-5</w:t>
      </w:r>
      <w:r>
        <w:rPr>
          <w:rStyle w:val="17"/>
          <w:rFonts w:ascii="Arial" w:hAnsi="Arial" w:cs="Arial"/>
          <w:color w:val="auto"/>
          <w:sz w:val="20"/>
          <w:szCs w:val="20"/>
        </w:rPr>
        <w:fldChar w:fldCharType="end"/>
      </w:r>
      <w:r>
        <w:rPr>
          <w:rFonts w:ascii="Arial" w:hAnsi="Arial" w:cs="Arial"/>
          <w:sz w:val="20"/>
          <w:szCs w:val="20"/>
        </w:rPr>
        <w:t>.</w:t>
      </w:r>
    </w:p>
    <w:p w14:paraId="2C75B446">
      <w:pPr>
        <w:rPr>
          <w:rFonts w:ascii="Arial" w:hAnsi="Arial" w:cs="Arial"/>
          <w:sz w:val="20"/>
          <w:szCs w:val="20"/>
        </w:rPr>
      </w:pPr>
      <w:r>
        <w:rPr>
          <w:rFonts w:ascii="Arial" w:hAnsi="Arial" w:cs="Arial"/>
          <w:sz w:val="20"/>
          <w:szCs w:val="20"/>
        </w:rPr>
        <w:t xml:space="preserve">Song, H., Shen, R., Liu, X., Yang, X., Xie, K., Guo, Z., and Wang, D. (2023). Histone post-translational modification and the DNA damage response. Genes &amp; Diseases </w:t>
      </w:r>
      <w:r>
        <w:rPr>
          <w:rFonts w:ascii="Arial" w:hAnsi="Arial" w:cs="Arial"/>
          <w:i/>
          <w:iCs/>
          <w:sz w:val="20"/>
          <w:szCs w:val="20"/>
        </w:rPr>
        <w:t>10</w:t>
      </w:r>
      <w:r>
        <w:rPr>
          <w:rFonts w:ascii="Arial" w:hAnsi="Arial" w:cs="Arial"/>
          <w:sz w:val="20"/>
          <w:szCs w:val="20"/>
        </w:rPr>
        <w:t xml:space="preserve">, 1429–1444. </w:t>
      </w:r>
      <w:r>
        <w:fldChar w:fldCharType="begin"/>
      </w:r>
      <w:r>
        <w:instrText xml:space="preserve"> HYPERLINK "https://doi.org/10.1016/j.gendis.2022.04.002" </w:instrText>
      </w:r>
      <w:r>
        <w:fldChar w:fldCharType="separate"/>
      </w:r>
      <w:r>
        <w:rPr>
          <w:rStyle w:val="17"/>
          <w:rFonts w:ascii="Arial" w:hAnsi="Arial" w:cs="Arial"/>
          <w:color w:val="auto"/>
          <w:sz w:val="20"/>
          <w:szCs w:val="20"/>
        </w:rPr>
        <w:t>https://doi.org/10.1016/j.gendis.2022.04.002</w:t>
      </w:r>
      <w:r>
        <w:rPr>
          <w:rStyle w:val="17"/>
          <w:rFonts w:ascii="Arial" w:hAnsi="Arial" w:cs="Arial"/>
          <w:color w:val="auto"/>
          <w:sz w:val="20"/>
          <w:szCs w:val="20"/>
        </w:rPr>
        <w:fldChar w:fldCharType="end"/>
      </w:r>
      <w:r>
        <w:rPr>
          <w:rFonts w:ascii="Arial" w:hAnsi="Arial" w:cs="Arial"/>
          <w:sz w:val="20"/>
          <w:szCs w:val="20"/>
        </w:rPr>
        <w:t>.</w:t>
      </w:r>
    </w:p>
    <w:p w14:paraId="3A91BCEB">
      <w:pPr>
        <w:rPr>
          <w:rFonts w:ascii="Arial" w:hAnsi="Arial" w:cs="Arial"/>
          <w:sz w:val="20"/>
          <w:szCs w:val="20"/>
        </w:rPr>
      </w:pPr>
      <w:r>
        <w:rPr>
          <w:rFonts w:ascii="Arial" w:hAnsi="Arial" w:cs="Arial"/>
          <w:sz w:val="20"/>
          <w:szCs w:val="20"/>
        </w:rPr>
        <w:t xml:space="preserve">Sun, L., Zhou, Y., Zhao, X., Song, L., Chen, G., Liu, P., Lan, P., and Liu, J. (2026). PARK7-Mediated Delactylation of SF3B Reprograms RNA Splicing to Attenuate Fibrosis and Promote Antitumor Immunity. Cancer Research, OF1–OF22. </w:t>
      </w:r>
      <w:r>
        <w:fldChar w:fldCharType="begin"/>
      </w:r>
      <w:r>
        <w:instrText xml:space="preserve"> HYPERLINK "https://doi.org/10.1158/0008-5472.CAN-25-5662" </w:instrText>
      </w:r>
      <w:r>
        <w:fldChar w:fldCharType="separate"/>
      </w:r>
      <w:r>
        <w:rPr>
          <w:rStyle w:val="17"/>
          <w:rFonts w:ascii="Arial" w:hAnsi="Arial" w:cs="Arial"/>
          <w:color w:val="auto"/>
          <w:sz w:val="20"/>
          <w:szCs w:val="20"/>
        </w:rPr>
        <w:t>https://doi.org/10.1158/0008-5472.CAN-25-5662</w:t>
      </w:r>
      <w:r>
        <w:rPr>
          <w:rStyle w:val="17"/>
          <w:rFonts w:ascii="Arial" w:hAnsi="Arial" w:cs="Arial"/>
          <w:color w:val="auto"/>
          <w:sz w:val="20"/>
          <w:szCs w:val="20"/>
        </w:rPr>
        <w:fldChar w:fldCharType="end"/>
      </w:r>
      <w:r>
        <w:rPr>
          <w:rFonts w:ascii="Arial" w:hAnsi="Arial" w:cs="Arial"/>
          <w:sz w:val="20"/>
          <w:szCs w:val="20"/>
        </w:rPr>
        <w:t>.</w:t>
      </w:r>
    </w:p>
    <w:p w14:paraId="040954E6">
      <w:pPr>
        <w:rPr>
          <w:rFonts w:ascii="Arial" w:hAnsi="Arial" w:cs="Arial"/>
          <w:sz w:val="20"/>
          <w:szCs w:val="20"/>
        </w:rPr>
      </w:pPr>
      <w:r>
        <w:rPr>
          <w:rFonts w:ascii="Arial" w:hAnsi="Arial" w:cs="Arial"/>
          <w:sz w:val="20"/>
          <w:szCs w:val="20"/>
        </w:rPr>
        <w:t xml:space="preserve">Sun, S., Xu, Z., He, L., Shen, Y., Yan, Y., Lv, X., Zhu, X., Li, W., Tian, W.-Y., Zheng, Y., et al. (2024). Metabolic regulation of cytoskeleton functions by HDAC6-catalyzed α-tubulin lactylation. Nat Commun </w:t>
      </w:r>
      <w:r>
        <w:rPr>
          <w:rFonts w:ascii="Arial" w:hAnsi="Arial" w:cs="Arial"/>
          <w:i/>
          <w:iCs/>
          <w:sz w:val="20"/>
          <w:szCs w:val="20"/>
        </w:rPr>
        <w:t>15</w:t>
      </w:r>
      <w:r>
        <w:rPr>
          <w:rFonts w:ascii="Arial" w:hAnsi="Arial" w:cs="Arial"/>
          <w:sz w:val="20"/>
          <w:szCs w:val="20"/>
        </w:rPr>
        <w:t xml:space="preserve">, 8377. </w:t>
      </w:r>
      <w:r>
        <w:fldChar w:fldCharType="begin"/>
      </w:r>
      <w:r>
        <w:instrText xml:space="preserve"> HYPERLINK "https://doi.org/10.1038/s41467-024-52729-0" </w:instrText>
      </w:r>
      <w:r>
        <w:fldChar w:fldCharType="separate"/>
      </w:r>
      <w:r>
        <w:rPr>
          <w:rStyle w:val="17"/>
          <w:rFonts w:ascii="Arial" w:hAnsi="Arial" w:cs="Arial"/>
          <w:color w:val="auto"/>
          <w:sz w:val="20"/>
          <w:szCs w:val="20"/>
        </w:rPr>
        <w:t>https://doi.org/10.1038/s41467-024-52729-0</w:t>
      </w:r>
      <w:r>
        <w:rPr>
          <w:rStyle w:val="17"/>
          <w:rFonts w:ascii="Arial" w:hAnsi="Arial" w:cs="Arial"/>
          <w:color w:val="auto"/>
          <w:sz w:val="20"/>
          <w:szCs w:val="20"/>
        </w:rPr>
        <w:fldChar w:fldCharType="end"/>
      </w:r>
      <w:r>
        <w:rPr>
          <w:rFonts w:ascii="Arial" w:hAnsi="Arial" w:cs="Arial"/>
          <w:sz w:val="20"/>
          <w:szCs w:val="20"/>
        </w:rPr>
        <w:t>.</w:t>
      </w:r>
    </w:p>
    <w:p w14:paraId="750AA0A4">
      <w:pPr>
        <w:rPr>
          <w:rFonts w:ascii="Arial" w:hAnsi="Arial" w:cs="Arial"/>
          <w:sz w:val="20"/>
          <w:szCs w:val="20"/>
        </w:rPr>
      </w:pPr>
      <w:r>
        <w:rPr>
          <w:rFonts w:ascii="Arial" w:hAnsi="Arial" w:cs="Arial"/>
          <w:sz w:val="20"/>
          <w:szCs w:val="20"/>
        </w:rPr>
        <w:t xml:space="preserve">Syljuåsen, R.G. (2019). Cell Cycle Effects in Radiation Oncology. In Radiation Oncology, F. Wenz, ed. (Springer International Publishing), pp. 1–8. </w:t>
      </w:r>
      <w:r>
        <w:fldChar w:fldCharType="begin"/>
      </w:r>
      <w:r>
        <w:instrText xml:space="preserve"> HYPERLINK "https://doi.org/10.1007/978-3-319-52619-5_101-1" </w:instrText>
      </w:r>
      <w:r>
        <w:fldChar w:fldCharType="separate"/>
      </w:r>
      <w:r>
        <w:rPr>
          <w:rStyle w:val="17"/>
          <w:rFonts w:ascii="Arial" w:hAnsi="Arial" w:cs="Arial"/>
          <w:color w:val="auto"/>
          <w:sz w:val="20"/>
          <w:szCs w:val="20"/>
        </w:rPr>
        <w:t>https://doi.org/10.1007/978-3-319-52619-5_101-1</w:t>
      </w:r>
      <w:r>
        <w:rPr>
          <w:rStyle w:val="17"/>
          <w:rFonts w:ascii="Arial" w:hAnsi="Arial" w:cs="Arial"/>
          <w:color w:val="auto"/>
          <w:sz w:val="20"/>
          <w:szCs w:val="20"/>
        </w:rPr>
        <w:fldChar w:fldCharType="end"/>
      </w:r>
      <w:r>
        <w:rPr>
          <w:rFonts w:ascii="Arial" w:hAnsi="Arial" w:cs="Arial"/>
          <w:sz w:val="20"/>
          <w:szCs w:val="20"/>
        </w:rPr>
        <w:t>.</w:t>
      </w:r>
    </w:p>
    <w:p w14:paraId="33C1B069">
      <w:pPr>
        <w:rPr>
          <w:rFonts w:ascii="Arial" w:hAnsi="Arial" w:cs="Arial"/>
          <w:sz w:val="20"/>
          <w:szCs w:val="20"/>
        </w:rPr>
      </w:pPr>
      <w:r>
        <w:rPr>
          <w:rFonts w:ascii="Arial" w:hAnsi="Arial" w:cs="Arial"/>
          <w:sz w:val="20"/>
          <w:szCs w:val="20"/>
        </w:rPr>
        <w:t xml:space="preserve">Tomimatsu, N., Mukherjee, B., Catherine Hardebeck, M., Ilcheva, M., Vanessa Camacho, C., Louise Harris, J., Porteus, M., Llorente, B., Khanna, K.K., and Burma, S. (2014). Phosphorylation of EXO1 by CDKs 1 and 2 regulates DNA end resection and repair pathway choice. Nat Commun </w:t>
      </w:r>
      <w:r>
        <w:rPr>
          <w:rFonts w:ascii="Arial" w:hAnsi="Arial" w:cs="Arial"/>
          <w:i/>
          <w:iCs/>
          <w:sz w:val="20"/>
          <w:szCs w:val="20"/>
        </w:rPr>
        <w:t>5</w:t>
      </w:r>
      <w:r>
        <w:rPr>
          <w:rFonts w:ascii="Arial" w:hAnsi="Arial" w:cs="Arial"/>
          <w:sz w:val="20"/>
          <w:szCs w:val="20"/>
        </w:rPr>
        <w:t xml:space="preserve">, 3561. </w:t>
      </w:r>
      <w:r>
        <w:fldChar w:fldCharType="begin"/>
      </w:r>
      <w:r>
        <w:instrText xml:space="preserve"> HYPERLINK "https://doi.org/10.1038/ncomms4561" </w:instrText>
      </w:r>
      <w:r>
        <w:fldChar w:fldCharType="separate"/>
      </w:r>
      <w:r>
        <w:rPr>
          <w:rStyle w:val="17"/>
          <w:rFonts w:ascii="Arial" w:hAnsi="Arial" w:cs="Arial"/>
          <w:color w:val="auto"/>
          <w:sz w:val="20"/>
          <w:szCs w:val="20"/>
        </w:rPr>
        <w:t>https://doi.org/10.1038/ncomms4561</w:t>
      </w:r>
      <w:r>
        <w:rPr>
          <w:rStyle w:val="17"/>
          <w:rFonts w:ascii="Arial" w:hAnsi="Arial" w:cs="Arial"/>
          <w:color w:val="auto"/>
          <w:sz w:val="20"/>
          <w:szCs w:val="20"/>
        </w:rPr>
        <w:fldChar w:fldCharType="end"/>
      </w:r>
      <w:r>
        <w:rPr>
          <w:rFonts w:ascii="Arial" w:hAnsi="Arial" w:cs="Arial"/>
          <w:sz w:val="20"/>
          <w:szCs w:val="20"/>
        </w:rPr>
        <w:t>.</w:t>
      </w:r>
    </w:p>
    <w:p w14:paraId="2899774D">
      <w:pPr>
        <w:rPr>
          <w:rFonts w:ascii="Arial" w:hAnsi="Arial" w:cs="Arial"/>
          <w:sz w:val="20"/>
          <w:szCs w:val="20"/>
        </w:rPr>
      </w:pPr>
      <w:r>
        <w:rPr>
          <w:rFonts w:ascii="Arial" w:hAnsi="Arial" w:cs="Arial"/>
          <w:sz w:val="20"/>
          <w:szCs w:val="20"/>
        </w:rPr>
        <w:t xml:space="preserve">Tyl, M.D., Merengwa, V.U., and Cristea, I.M. (2025). Infection-induced lysine lactylation enables herpesvirus immune evasion. Sci. Adv. </w:t>
      </w:r>
      <w:r>
        <w:rPr>
          <w:rFonts w:ascii="Arial" w:hAnsi="Arial" w:cs="Arial"/>
          <w:i/>
          <w:iCs/>
          <w:sz w:val="20"/>
          <w:szCs w:val="20"/>
        </w:rPr>
        <w:t>11</w:t>
      </w:r>
      <w:r>
        <w:rPr>
          <w:rFonts w:ascii="Arial" w:hAnsi="Arial" w:cs="Arial"/>
          <w:sz w:val="20"/>
          <w:szCs w:val="20"/>
        </w:rPr>
        <w:t xml:space="preserve">, eads6215. </w:t>
      </w:r>
      <w:r>
        <w:fldChar w:fldCharType="begin"/>
      </w:r>
      <w:r>
        <w:instrText xml:space="preserve"> HYPERLINK "https://doi.org/10.1126/sciadv.ads6215" </w:instrText>
      </w:r>
      <w:r>
        <w:fldChar w:fldCharType="separate"/>
      </w:r>
      <w:r>
        <w:rPr>
          <w:rStyle w:val="17"/>
          <w:rFonts w:ascii="Arial" w:hAnsi="Arial" w:cs="Arial"/>
          <w:color w:val="auto"/>
          <w:sz w:val="20"/>
          <w:szCs w:val="20"/>
        </w:rPr>
        <w:t>https://doi.org/10.1126/sciadv.ads6215</w:t>
      </w:r>
      <w:r>
        <w:rPr>
          <w:rStyle w:val="17"/>
          <w:rFonts w:ascii="Arial" w:hAnsi="Arial" w:cs="Arial"/>
          <w:color w:val="auto"/>
          <w:sz w:val="20"/>
          <w:szCs w:val="20"/>
        </w:rPr>
        <w:fldChar w:fldCharType="end"/>
      </w:r>
      <w:r>
        <w:rPr>
          <w:rFonts w:ascii="Arial" w:hAnsi="Arial" w:cs="Arial"/>
          <w:sz w:val="20"/>
          <w:szCs w:val="20"/>
        </w:rPr>
        <w:t>.</w:t>
      </w:r>
    </w:p>
    <w:p w14:paraId="22827F92">
      <w:pPr>
        <w:rPr>
          <w:rFonts w:ascii="Arial" w:hAnsi="Arial" w:cs="Arial"/>
          <w:sz w:val="20"/>
          <w:szCs w:val="20"/>
        </w:rPr>
      </w:pPr>
      <w:r>
        <w:rPr>
          <w:rFonts w:ascii="Arial" w:hAnsi="Arial" w:cs="Arial"/>
          <w:sz w:val="20"/>
          <w:szCs w:val="20"/>
        </w:rPr>
        <w:t xml:space="preserve">Verginadis, I.I., Citrin, D.E., Ky, B., Feigenberg, S.J., Georgakilas, A.G., Hill-Kayser, C.E., Koumenis, C., Maity, A., Bradley, J.D., and Lin, A. (2025). Radiotherapy toxicities: mechanisms, management, and future directions. The Lancet </w:t>
      </w:r>
      <w:r>
        <w:rPr>
          <w:rFonts w:ascii="Arial" w:hAnsi="Arial" w:cs="Arial"/>
          <w:i/>
          <w:iCs/>
          <w:sz w:val="20"/>
          <w:szCs w:val="20"/>
        </w:rPr>
        <w:t>405</w:t>
      </w:r>
      <w:r>
        <w:rPr>
          <w:rFonts w:ascii="Arial" w:hAnsi="Arial" w:cs="Arial"/>
          <w:sz w:val="20"/>
          <w:szCs w:val="20"/>
        </w:rPr>
        <w:t xml:space="preserve">, 338–352. </w:t>
      </w:r>
      <w:r>
        <w:fldChar w:fldCharType="begin"/>
      </w:r>
      <w:r>
        <w:instrText xml:space="preserve"> HYPERLINK "https://doi.org/10.1016/S0140-6736(24)02319-5" </w:instrText>
      </w:r>
      <w:r>
        <w:fldChar w:fldCharType="separate"/>
      </w:r>
      <w:r>
        <w:rPr>
          <w:rStyle w:val="17"/>
          <w:rFonts w:ascii="Arial" w:hAnsi="Arial" w:cs="Arial"/>
          <w:color w:val="auto"/>
          <w:sz w:val="20"/>
          <w:szCs w:val="20"/>
        </w:rPr>
        <w:t>https://doi.org/10.1016/S0140-6736(24)02319-5</w:t>
      </w:r>
      <w:r>
        <w:rPr>
          <w:rStyle w:val="17"/>
          <w:rFonts w:ascii="Arial" w:hAnsi="Arial" w:cs="Arial"/>
          <w:color w:val="auto"/>
          <w:sz w:val="20"/>
          <w:szCs w:val="20"/>
        </w:rPr>
        <w:fldChar w:fldCharType="end"/>
      </w:r>
      <w:r>
        <w:rPr>
          <w:rFonts w:ascii="Arial" w:hAnsi="Arial" w:cs="Arial"/>
          <w:sz w:val="20"/>
          <w:szCs w:val="20"/>
        </w:rPr>
        <w:t>.</w:t>
      </w:r>
    </w:p>
    <w:p w14:paraId="0364B92B">
      <w:pPr>
        <w:rPr>
          <w:rFonts w:ascii="Arial" w:hAnsi="Arial" w:cs="Arial"/>
          <w:sz w:val="20"/>
          <w:szCs w:val="20"/>
          <w:lang w:val="fr-FR"/>
        </w:rPr>
      </w:pPr>
      <w:r>
        <w:rPr>
          <w:rFonts w:ascii="Arial" w:hAnsi="Arial" w:cs="Arial"/>
          <w:sz w:val="20"/>
          <w:szCs w:val="20"/>
        </w:rPr>
        <w:t xml:space="preserve">Wang, J., Sadeghi, C.A., Le, L.V., Le Bouteiller, M., and Frock, R.L. (2024). ATM and 53BP1 regulate alternative end joining–mediated V(D)J recombination. </w:t>
      </w:r>
      <w:r>
        <w:rPr>
          <w:rFonts w:ascii="Arial" w:hAnsi="Arial" w:cs="Arial"/>
          <w:sz w:val="20"/>
          <w:szCs w:val="20"/>
          <w:lang w:val="fr-FR"/>
        </w:rPr>
        <w:t xml:space="preserve">Sci. Adv. </w:t>
      </w:r>
      <w:r>
        <w:rPr>
          <w:rFonts w:ascii="Arial" w:hAnsi="Arial" w:cs="Arial"/>
          <w:i/>
          <w:iCs/>
          <w:sz w:val="20"/>
          <w:szCs w:val="20"/>
          <w:lang w:val="fr-FR"/>
        </w:rPr>
        <w:t>10</w:t>
      </w:r>
      <w:r>
        <w:rPr>
          <w:rFonts w:ascii="Arial" w:hAnsi="Arial" w:cs="Arial"/>
          <w:sz w:val="20"/>
          <w:szCs w:val="20"/>
          <w:lang w:val="fr-FR"/>
        </w:rPr>
        <w:t xml:space="preserve">, eadn4682. </w:t>
      </w:r>
      <w:r>
        <w:fldChar w:fldCharType="begin"/>
      </w:r>
      <w:r>
        <w:instrText xml:space="preserve"> HYPERLINK "https://doi.org/10.1126/sciadv.adn4682" </w:instrText>
      </w:r>
      <w:r>
        <w:fldChar w:fldCharType="separate"/>
      </w:r>
      <w:r>
        <w:rPr>
          <w:rStyle w:val="17"/>
          <w:rFonts w:ascii="Arial" w:hAnsi="Arial" w:cs="Arial"/>
          <w:color w:val="auto"/>
          <w:sz w:val="20"/>
          <w:szCs w:val="20"/>
          <w:lang w:val="fr-FR"/>
        </w:rPr>
        <w:t>https://doi.org/10.1126/sciadv.adn4682</w:t>
      </w:r>
      <w:r>
        <w:rPr>
          <w:rStyle w:val="17"/>
          <w:rFonts w:ascii="Arial" w:hAnsi="Arial" w:cs="Arial"/>
          <w:color w:val="auto"/>
          <w:sz w:val="20"/>
          <w:szCs w:val="20"/>
          <w:lang w:val="fr-FR"/>
        </w:rPr>
        <w:fldChar w:fldCharType="end"/>
      </w:r>
      <w:r>
        <w:rPr>
          <w:rFonts w:ascii="Arial" w:hAnsi="Arial" w:cs="Arial"/>
          <w:sz w:val="20"/>
          <w:szCs w:val="20"/>
          <w:lang w:val="fr-FR"/>
        </w:rPr>
        <w:t>.</w:t>
      </w:r>
    </w:p>
    <w:p w14:paraId="4A2051C8">
      <w:pPr>
        <w:rPr>
          <w:rFonts w:ascii="Arial" w:hAnsi="Arial" w:cs="Arial"/>
          <w:sz w:val="20"/>
          <w:szCs w:val="20"/>
          <w:lang w:val="fr-FR"/>
        </w:rPr>
      </w:pPr>
      <w:r>
        <w:rPr>
          <w:rFonts w:ascii="Arial" w:hAnsi="Arial" w:cs="Arial"/>
          <w:sz w:val="20"/>
          <w:szCs w:val="20"/>
          <w:lang w:val="fr-FR"/>
        </w:rPr>
        <w:t xml:space="preserve">Wang, Y., Fan, J., Meng, X., Shu, Q., Wu, Y., Chu, G.-C., Ji, R., Ye, Y., Wu, X., Shi, J., et al. </w:t>
      </w:r>
      <w:r>
        <w:rPr>
          <w:rFonts w:ascii="Arial" w:hAnsi="Arial" w:cs="Arial"/>
          <w:sz w:val="20"/>
          <w:szCs w:val="20"/>
        </w:rPr>
        <w:t xml:space="preserve">(2025). Development of nucleus-targeted histone-tail-based photoaffinity probes to profile the epigenetic interactome in native cells. </w:t>
      </w:r>
      <w:r>
        <w:rPr>
          <w:rFonts w:ascii="Arial" w:hAnsi="Arial" w:cs="Arial"/>
          <w:sz w:val="20"/>
          <w:szCs w:val="20"/>
          <w:lang w:val="fr-FR"/>
        </w:rPr>
        <w:t xml:space="preserve">Nat Commun </w:t>
      </w:r>
      <w:r>
        <w:rPr>
          <w:rFonts w:ascii="Arial" w:hAnsi="Arial" w:cs="Arial"/>
          <w:i/>
          <w:iCs/>
          <w:sz w:val="20"/>
          <w:szCs w:val="20"/>
          <w:lang w:val="fr-FR"/>
        </w:rPr>
        <w:t>16</w:t>
      </w:r>
      <w:r>
        <w:rPr>
          <w:rFonts w:ascii="Arial" w:hAnsi="Arial" w:cs="Arial"/>
          <w:sz w:val="20"/>
          <w:szCs w:val="20"/>
          <w:lang w:val="fr-FR"/>
        </w:rPr>
        <w:t xml:space="preserve">, 415. </w:t>
      </w:r>
      <w:r>
        <w:fldChar w:fldCharType="begin"/>
      </w:r>
      <w:r>
        <w:instrText xml:space="preserve"> HYPERLINK "https://doi.org/10.1038/s41467-024-55046-8" </w:instrText>
      </w:r>
      <w:r>
        <w:fldChar w:fldCharType="separate"/>
      </w:r>
      <w:r>
        <w:rPr>
          <w:rStyle w:val="17"/>
          <w:rFonts w:ascii="Arial" w:hAnsi="Arial" w:cs="Arial"/>
          <w:color w:val="auto"/>
          <w:sz w:val="20"/>
          <w:szCs w:val="20"/>
          <w:lang w:val="fr-FR"/>
        </w:rPr>
        <w:t>https://doi.org/10.1038/s41467-024-55046-8</w:t>
      </w:r>
      <w:r>
        <w:rPr>
          <w:rStyle w:val="17"/>
          <w:rFonts w:ascii="Arial" w:hAnsi="Arial" w:cs="Arial"/>
          <w:color w:val="auto"/>
          <w:sz w:val="20"/>
          <w:szCs w:val="20"/>
          <w:lang w:val="fr-FR"/>
        </w:rPr>
        <w:fldChar w:fldCharType="end"/>
      </w:r>
      <w:r>
        <w:rPr>
          <w:rFonts w:ascii="Arial" w:hAnsi="Arial" w:cs="Arial"/>
          <w:sz w:val="20"/>
          <w:szCs w:val="20"/>
          <w:lang w:val="fr-FR"/>
        </w:rPr>
        <w:t>.</w:t>
      </w:r>
    </w:p>
    <w:p w14:paraId="54EE311C">
      <w:pPr>
        <w:rPr>
          <w:rFonts w:ascii="Arial" w:hAnsi="Arial" w:cs="Arial"/>
          <w:sz w:val="20"/>
          <w:szCs w:val="20"/>
        </w:rPr>
      </w:pPr>
      <w:r>
        <w:rPr>
          <w:rFonts w:ascii="Arial" w:hAnsi="Arial" w:cs="Arial"/>
          <w:sz w:val="20"/>
          <w:szCs w:val="20"/>
          <w:lang w:val="fr-FR"/>
        </w:rPr>
        <w:t xml:space="preserve">Wei, E., Ji, D., Jia, Y., Sun, Z., Gao, C., Zeng, C., Wang, C., Yu, M., Shang, G., Xie, L., et al. </w:t>
      </w:r>
      <w:r>
        <w:rPr>
          <w:rFonts w:ascii="Arial" w:hAnsi="Arial" w:cs="Arial"/>
          <w:sz w:val="20"/>
          <w:szCs w:val="20"/>
        </w:rPr>
        <w:t xml:space="preserve">(2026). BRD9 recognizes lactate-induced H3K18 lactylation to drive oncogenic chromatin remodeling in hepatocellular carcinoma. Cell Death Differ. </w:t>
      </w:r>
      <w:r>
        <w:fldChar w:fldCharType="begin"/>
      </w:r>
      <w:r>
        <w:instrText xml:space="preserve"> HYPERLINK "https://doi.org/10.1038/s41418-026-01698-6" </w:instrText>
      </w:r>
      <w:r>
        <w:fldChar w:fldCharType="separate"/>
      </w:r>
      <w:r>
        <w:rPr>
          <w:rStyle w:val="17"/>
          <w:rFonts w:ascii="Arial" w:hAnsi="Arial" w:cs="Arial"/>
          <w:color w:val="auto"/>
          <w:sz w:val="20"/>
          <w:szCs w:val="20"/>
        </w:rPr>
        <w:t>https://doi.org/10.1038/s41418-026-01698-6</w:t>
      </w:r>
      <w:r>
        <w:rPr>
          <w:rStyle w:val="17"/>
          <w:rFonts w:ascii="Arial" w:hAnsi="Arial" w:cs="Arial"/>
          <w:color w:val="auto"/>
          <w:sz w:val="20"/>
          <w:szCs w:val="20"/>
        </w:rPr>
        <w:fldChar w:fldCharType="end"/>
      </w:r>
      <w:r>
        <w:rPr>
          <w:rFonts w:ascii="Arial" w:hAnsi="Arial" w:cs="Arial"/>
          <w:sz w:val="20"/>
          <w:szCs w:val="20"/>
        </w:rPr>
        <w:t>.</w:t>
      </w:r>
    </w:p>
    <w:p w14:paraId="50DED5A3">
      <w:pPr>
        <w:rPr>
          <w:rFonts w:ascii="Arial" w:hAnsi="Arial" w:cs="Arial"/>
          <w:sz w:val="20"/>
          <w:szCs w:val="20"/>
        </w:rPr>
      </w:pPr>
      <w:r>
        <w:rPr>
          <w:rFonts w:ascii="Arial" w:hAnsi="Arial" w:cs="Arial"/>
          <w:sz w:val="20"/>
          <w:szCs w:val="20"/>
        </w:rPr>
        <w:t xml:space="preserve">Whalen, J.M., Earley, J., Silva, C., Mercurio, A.M., and Cantor, S.B. (2025). Targeting BRCA1-deficient PARP inhibitor-resistant cells with nickases reveals nick resection as a cancer vulnerability. Nat Cancer </w:t>
      </w:r>
      <w:r>
        <w:rPr>
          <w:rFonts w:ascii="Arial" w:hAnsi="Arial" w:cs="Arial"/>
          <w:i/>
          <w:iCs/>
          <w:sz w:val="20"/>
          <w:szCs w:val="20"/>
        </w:rPr>
        <w:t>6</w:t>
      </w:r>
      <w:r>
        <w:rPr>
          <w:rFonts w:ascii="Arial" w:hAnsi="Arial" w:cs="Arial"/>
          <w:sz w:val="20"/>
          <w:szCs w:val="20"/>
        </w:rPr>
        <w:t xml:space="preserve">, 278–291. </w:t>
      </w:r>
      <w:r>
        <w:fldChar w:fldCharType="begin"/>
      </w:r>
      <w:r>
        <w:instrText xml:space="preserve"> HYPERLINK "https://doi.org/10.1038/s43018-024-00902-1" </w:instrText>
      </w:r>
      <w:r>
        <w:fldChar w:fldCharType="separate"/>
      </w:r>
      <w:r>
        <w:rPr>
          <w:rStyle w:val="17"/>
          <w:rFonts w:ascii="Arial" w:hAnsi="Arial" w:cs="Arial"/>
          <w:color w:val="auto"/>
          <w:sz w:val="20"/>
          <w:szCs w:val="20"/>
        </w:rPr>
        <w:t>https://doi.org/10.1038/s43018-024-00902-1</w:t>
      </w:r>
      <w:r>
        <w:rPr>
          <w:rStyle w:val="17"/>
          <w:rFonts w:ascii="Arial" w:hAnsi="Arial" w:cs="Arial"/>
          <w:color w:val="auto"/>
          <w:sz w:val="20"/>
          <w:szCs w:val="20"/>
        </w:rPr>
        <w:fldChar w:fldCharType="end"/>
      </w:r>
      <w:r>
        <w:rPr>
          <w:rFonts w:ascii="Arial" w:hAnsi="Arial" w:cs="Arial"/>
          <w:sz w:val="20"/>
          <w:szCs w:val="20"/>
        </w:rPr>
        <w:t>.</w:t>
      </w:r>
    </w:p>
    <w:p w14:paraId="0FB6BF96">
      <w:pPr>
        <w:rPr>
          <w:rFonts w:ascii="Arial" w:hAnsi="Arial" w:cs="Arial"/>
          <w:sz w:val="20"/>
          <w:szCs w:val="20"/>
        </w:rPr>
      </w:pPr>
      <w:r>
        <w:rPr>
          <w:rFonts w:ascii="Arial" w:hAnsi="Arial" w:cs="Arial"/>
          <w:sz w:val="20"/>
          <w:szCs w:val="20"/>
        </w:rPr>
        <w:t xml:space="preserve">Williams, G.M., Paschalis, V., Ortega, J., Muskett, F.W., Hodgkinson, J.T., Li, G.-M., Schwabe, J.W.R., and Lahue, R.S. (2020). HDAC3 deacetylates the DNA mismatch repair factor MutSβ to stimulate triplet repeat expansions. Proc. Natl. Acad. Sci. U.S.A. </w:t>
      </w:r>
      <w:r>
        <w:rPr>
          <w:rFonts w:ascii="Arial" w:hAnsi="Arial" w:cs="Arial"/>
          <w:i/>
          <w:iCs/>
          <w:sz w:val="20"/>
          <w:szCs w:val="20"/>
        </w:rPr>
        <w:t>117</w:t>
      </w:r>
      <w:r>
        <w:rPr>
          <w:rFonts w:ascii="Arial" w:hAnsi="Arial" w:cs="Arial"/>
          <w:sz w:val="20"/>
          <w:szCs w:val="20"/>
        </w:rPr>
        <w:t xml:space="preserve">, 23597–23605. </w:t>
      </w:r>
      <w:r>
        <w:fldChar w:fldCharType="begin"/>
      </w:r>
      <w:r>
        <w:instrText xml:space="preserve"> HYPERLINK "https://doi.org/10.1073/pnas.2013223117" </w:instrText>
      </w:r>
      <w:r>
        <w:fldChar w:fldCharType="separate"/>
      </w:r>
      <w:r>
        <w:rPr>
          <w:rStyle w:val="17"/>
          <w:rFonts w:ascii="Arial" w:hAnsi="Arial" w:cs="Arial"/>
          <w:color w:val="auto"/>
          <w:sz w:val="20"/>
          <w:szCs w:val="20"/>
        </w:rPr>
        <w:t>https://doi.org/10.1073/pnas.2013223117</w:t>
      </w:r>
      <w:r>
        <w:rPr>
          <w:rStyle w:val="17"/>
          <w:rFonts w:ascii="Arial" w:hAnsi="Arial" w:cs="Arial"/>
          <w:color w:val="auto"/>
          <w:sz w:val="20"/>
          <w:szCs w:val="20"/>
        </w:rPr>
        <w:fldChar w:fldCharType="end"/>
      </w:r>
      <w:r>
        <w:rPr>
          <w:rFonts w:ascii="Arial" w:hAnsi="Arial" w:cs="Arial"/>
          <w:sz w:val="20"/>
          <w:szCs w:val="20"/>
        </w:rPr>
        <w:t>.</w:t>
      </w:r>
    </w:p>
    <w:p w14:paraId="70E08A26">
      <w:pPr>
        <w:rPr>
          <w:rFonts w:ascii="Arial" w:hAnsi="Arial" w:cs="Arial"/>
          <w:sz w:val="20"/>
          <w:szCs w:val="20"/>
          <w:lang w:val="fr-FR"/>
        </w:rPr>
      </w:pPr>
      <w:r>
        <w:rPr>
          <w:rFonts w:ascii="Arial" w:hAnsi="Arial" w:cs="Arial"/>
          <w:sz w:val="20"/>
          <w:szCs w:val="20"/>
        </w:rPr>
        <w:t xml:space="preserve">Xi, Q., Wang, Z., Zaromytidou, A.-I., Zhang, X.H.-F., Chow-Tsang, L.-F., Liu, J.X., Kim, H., Barlas, A., Manova-Todorova, K., Kaartinen, V., et al. (2011). A Poised Chromatin Platform for TGF-β Access to Master Regulators. </w:t>
      </w:r>
      <w:r>
        <w:rPr>
          <w:rFonts w:ascii="Arial" w:hAnsi="Arial" w:cs="Arial"/>
          <w:sz w:val="20"/>
          <w:szCs w:val="20"/>
          <w:lang w:val="fr-FR"/>
        </w:rPr>
        <w:t xml:space="preserve">Cell </w:t>
      </w:r>
      <w:r>
        <w:rPr>
          <w:rFonts w:ascii="Arial" w:hAnsi="Arial" w:cs="Arial"/>
          <w:i/>
          <w:iCs/>
          <w:sz w:val="20"/>
          <w:szCs w:val="20"/>
          <w:lang w:val="fr-FR"/>
        </w:rPr>
        <w:t>147</w:t>
      </w:r>
      <w:r>
        <w:rPr>
          <w:rFonts w:ascii="Arial" w:hAnsi="Arial" w:cs="Arial"/>
          <w:sz w:val="20"/>
          <w:szCs w:val="20"/>
          <w:lang w:val="fr-FR"/>
        </w:rPr>
        <w:t xml:space="preserve">, 1511–1524. </w:t>
      </w:r>
      <w:r>
        <w:fldChar w:fldCharType="begin"/>
      </w:r>
      <w:r>
        <w:instrText xml:space="preserve"> HYPERLINK "https://doi.org/10.1016/j.cell.2011.11.032" </w:instrText>
      </w:r>
      <w:r>
        <w:fldChar w:fldCharType="separate"/>
      </w:r>
      <w:r>
        <w:rPr>
          <w:rStyle w:val="17"/>
          <w:rFonts w:ascii="Arial" w:hAnsi="Arial" w:cs="Arial"/>
          <w:color w:val="auto"/>
          <w:sz w:val="20"/>
          <w:szCs w:val="20"/>
          <w:lang w:val="fr-FR"/>
        </w:rPr>
        <w:t>https://doi.org/10.1016/j.cell.2011.11.032</w:t>
      </w:r>
      <w:r>
        <w:rPr>
          <w:rStyle w:val="17"/>
          <w:rFonts w:ascii="Arial" w:hAnsi="Arial" w:cs="Arial"/>
          <w:color w:val="auto"/>
          <w:sz w:val="20"/>
          <w:szCs w:val="20"/>
          <w:lang w:val="fr-FR"/>
        </w:rPr>
        <w:fldChar w:fldCharType="end"/>
      </w:r>
      <w:r>
        <w:rPr>
          <w:rFonts w:ascii="Arial" w:hAnsi="Arial" w:cs="Arial"/>
          <w:sz w:val="20"/>
          <w:szCs w:val="20"/>
          <w:lang w:val="fr-FR"/>
        </w:rPr>
        <w:t>.</w:t>
      </w:r>
    </w:p>
    <w:p w14:paraId="7120B788">
      <w:pPr>
        <w:rPr>
          <w:rFonts w:ascii="Arial" w:hAnsi="Arial" w:cs="Arial"/>
          <w:sz w:val="20"/>
          <w:szCs w:val="20"/>
        </w:rPr>
      </w:pPr>
      <w:r>
        <w:rPr>
          <w:rFonts w:ascii="Arial" w:hAnsi="Arial" w:cs="Arial"/>
          <w:sz w:val="20"/>
          <w:szCs w:val="20"/>
          <w:lang w:val="fr-FR"/>
        </w:rPr>
        <w:t xml:space="preserve">Xie, B., Zhang, M., Li, J., Cui, J., Zhang, P., Liu, F., Wu, Y., Deng, W., Ma, J., Li, X., et al. </w:t>
      </w:r>
      <w:r>
        <w:rPr>
          <w:rFonts w:ascii="Arial" w:hAnsi="Arial" w:cs="Arial"/>
          <w:sz w:val="20"/>
          <w:szCs w:val="20"/>
        </w:rPr>
        <w:t xml:space="preserve">(2024). KAT8-catalyzed lactylation promotes eEF1A2-mediated protein synthesis and colorectal carcinogenesis. Proc. Natl. Acad. Sci. U.S.A. </w:t>
      </w:r>
      <w:r>
        <w:rPr>
          <w:rFonts w:ascii="Arial" w:hAnsi="Arial" w:cs="Arial"/>
          <w:i/>
          <w:iCs/>
          <w:sz w:val="20"/>
          <w:szCs w:val="20"/>
        </w:rPr>
        <w:t>121</w:t>
      </w:r>
      <w:r>
        <w:rPr>
          <w:rFonts w:ascii="Arial" w:hAnsi="Arial" w:cs="Arial"/>
          <w:sz w:val="20"/>
          <w:szCs w:val="20"/>
        </w:rPr>
        <w:t xml:space="preserve">, e2314128121. </w:t>
      </w:r>
      <w:r>
        <w:fldChar w:fldCharType="begin"/>
      </w:r>
      <w:r>
        <w:instrText xml:space="preserve"> HYPERLINK "https://doi.org/10.1073/pnas.2314128121" </w:instrText>
      </w:r>
      <w:r>
        <w:fldChar w:fldCharType="separate"/>
      </w:r>
      <w:r>
        <w:rPr>
          <w:rStyle w:val="17"/>
          <w:rFonts w:ascii="Arial" w:hAnsi="Arial" w:cs="Arial"/>
          <w:color w:val="auto"/>
          <w:sz w:val="20"/>
          <w:szCs w:val="20"/>
        </w:rPr>
        <w:t>https://doi.org/10.1073/pnas.2314128121</w:t>
      </w:r>
      <w:r>
        <w:rPr>
          <w:rStyle w:val="17"/>
          <w:rFonts w:ascii="Arial" w:hAnsi="Arial" w:cs="Arial"/>
          <w:color w:val="auto"/>
          <w:sz w:val="20"/>
          <w:szCs w:val="20"/>
        </w:rPr>
        <w:fldChar w:fldCharType="end"/>
      </w:r>
      <w:r>
        <w:rPr>
          <w:rFonts w:ascii="Arial" w:hAnsi="Arial" w:cs="Arial"/>
          <w:sz w:val="20"/>
          <w:szCs w:val="20"/>
        </w:rPr>
        <w:t>.</w:t>
      </w:r>
    </w:p>
    <w:p w14:paraId="0F2DD39F">
      <w:pPr>
        <w:rPr>
          <w:rFonts w:ascii="Arial" w:hAnsi="Arial" w:cs="Arial"/>
          <w:sz w:val="20"/>
          <w:szCs w:val="20"/>
        </w:rPr>
      </w:pPr>
      <w:r>
        <w:rPr>
          <w:rFonts w:ascii="Arial" w:hAnsi="Arial" w:cs="Arial"/>
          <w:sz w:val="20"/>
          <w:szCs w:val="20"/>
          <w:lang w:val="fr-FR"/>
        </w:rPr>
        <w:t xml:space="preserve">Xu, G., Li, Y., Peng, S., Zhao, W., Xie, T., Zheng, M., Wu, Z., Deng, Y., Fu, Y., Zhang, Z., et al. </w:t>
      </w:r>
      <w:r>
        <w:rPr>
          <w:rFonts w:ascii="Arial" w:hAnsi="Arial" w:cs="Arial"/>
          <w:sz w:val="20"/>
          <w:szCs w:val="20"/>
        </w:rPr>
        <w:t xml:space="preserve">(2026). Delactylation of the tumor suppressor ARHGDIB drives metastasis and chemoresistance in bladder cancer. Cell Reports </w:t>
      </w:r>
      <w:r>
        <w:rPr>
          <w:rFonts w:ascii="Arial" w:hAnsi="Arial" w:cs="Arial"/>
          <w:i/>
          <w:iCs/>
          <w:sz w:val="20"/>
          <w:szCs w:val="20"/>
        </w:rPr>
        <w:t>45</w:t>
      </w:r>
      <w:r>
        <w:rPr>
          <w:rFonts w:ascii="Arial" w:hAnsi="Arial" w:cs="Arial"/>
          <w:sz w:val="20"/>
          <w:szCs w:val="20"/>
        </w:rPr>
        <w:t xml:space="preserve">, 116941. </w:t>
      </w:r>
      <w:r>
        <w:fldChar w:fldCharType="begin"/>
      </w:r>
      <w:r>
        <w:instrText xml:space="preserve"> HYPERLINK "https://doi.org/10.1016/j.celrep.2026.116941" </w:instrText>
      </w:r>
      <w:r>
        <w:fldChar w:fldCharType="separate"/>
      </w:r>
      <w:r>
        <w:rPr>
          <w:rStyle w:val="17"/>
          <w:rFonts w:ascii="Arial" w:hAnsi="Arial" w:cs="Arial"/>
          <w:color w:val="auto"/>
          <w:sz w:val="20"/>
          <w:szCs w:val="20"/>
        </w:rPr>
        <w:t>https://doi.org/10.1016/j.celrep.2026.116941</w:t>
      </w:r>
      <w:r>
        <w:rPr>
          <w:rStyle w:val="17"/>
          <w:rFonts w:ascii="Arial" w:hAnsi="Arial" w:cs="Arial"/>
          <w:color w:val="auto"/>
          <w:sz w:val="20"/>
          <w:szCs w:val="20"/>
        </w:rPr>
        <w:fldChar w:fldCharType="end"/>
      </w:r>
      <w:r>
        <w:rPr>
          <w:rFonts w:ascii="Arial" w:hAnsi="Arial" w:cs="Arial"/>
          <w:sz w:val="20"/>
          <w:szCs w:val="20"/>
        </w:rPr>
        <w:t>.</w:t>
      </w:r>
    </w:p>
    <w:p w14:paraId="6C1C2DEF">
      <w:pPr>
        <w:rPr>
          <w:rFonts w:ascii="Arial" w:hAnsi="Arial" w:cs="Arial"/>
          <w:sz w:val="20"/>
          <w:szCs w:val="20"/>
        </w:rPr>
      </w:pPr>
      <w:r>
        <w:rPr>
          <w:rFonts w:ascii="Arial" w:hAnsi="Arial" w:cs="Arial"/>
          <w:sz w:val="20"/>
          <w:szCs w:val="20"/>
        </w:rPr>
        <w:t xml:space="preserve">Yashar, C.M. (2012). Basic Principles in Gynecologic Radiotherapy. In Clinical Gynecologic Oncology (Elsevier), pp. 659-680.e3. </w:t>
      </w:r>
      <w:r>
        <w:fldChar w:fldCharType="begin"/>
      </w:r>
      <w:r>
        <w:instrText xml:space="preserve"> HYPERLINK "https://doi.org/10.1016/B978-0-323-07419-3.00023-0" </w:instrText>
      </w:r>
      <w:r>
        <w:fldChar w:fldCharType="separate"/>
      </w:r>
      <w:r>
        <w:rPr>
          <w:rStyle w:val="17"/>
          <w:rFonts w:ascii="Arial" w:hAnsi="Arial" w:cs="Arial"/>
          <w:color w:val="auto"/>
          <w:sz w:val="20"/>
          <w:szCs w:val="20"/>
        </w:rPr>
        <w:t>https://doi.org/10.1016/B978-0-323-07419-3.00023-0</w:t>
      </w:r>
      <w:r>
        <w:rPr>
          <w:rStyle w:val="17"/>
          <w:rFonts w:ascii="Arial" w:hAnsi="Arial" w:cs="Arial"/>
          <w:color w:val="auto"/>
          <w:sz w:val="20"/>
          <w:szCs w:val="20"/>
        </w:rPr>
        <w:fldChar w:fldCharType="end"/>
      </w:r>
      <w:r>
        <w:rPr>
          <w:rFonts w:ascii="Arial" w:hAnsi="Arial" w:cs="Arial"/>
          <w:sz w:val="20"/>
          <w:szCs w:val="20"/>
        </w:rPr>
        <w:t>.</w:t>
      </w:r>
    </w:p>
    <w:p w14:paraId="101B2C5A">
      <w:pPr>
        <w:rPr>
          <w:rFonts w:ascii="Arial" w:hAnsi="Arial" w:cs="Arial"/>
          <w:sz w:val="20"/>
          <w:szCs w:val="20"/>
        </w:rPr>
      </w:pPr>
      <w:r>
        <w:rPr>
          <w:rFonts w:ascii="Arial" w:hAnsi="Arial" w:cs="Arial"/>
          <w:sz w:val="20"/>
          <w:szCs w:val="20"/>
        </w:rPr>
        <w:t xml:space="preserve">Yasuda, T., Kagawa, W., Ogi, T., Kato, T.A., Suzuki, T., Dohmae, N., Takizawa, K., Nakazawa, Y., Genet, M.D., Saotome, M., et al. (2018). Novel function of HATs and HDACs in homologous recombination through acetylation of human RAD52 at double-strand break sites. PLoS Genet </w:t>
      </w:r>
      <w:r>
        <w:rPr>
          <w:rFonts w:ascii="Arial" w:hAnsi="Arial" w:cs="Arial"/>
          <w:i/>
          <w:iCs/>
          <w:sz w:val="20"/>
          <w:szCs w:val="20"/>
        </w:rPr>
        <w:t>14</w:t>
      </w:r>
      <w:r>
        <w:rPr>
          <w:rFonts w:ascii="Arial" w:hAnsi="Arial" w:cs="Arial"/>
          <w:sz w:val="20"/>
          <w:szCs w:val="20"/>
        </w:rPr>
        <w:t xml:space="preserve">, e1007277. </w:t>
      </w:r>
      <w:r>
        <w:fldChar w:fldCharType="begin"/>
      </w:r>
      <w:r>
        <w:instrText xml:space="preserve"> HYPERLINK "https://doi.org/10.1371/journal.pgen.1007277" </w:instrText>
      </w:r>
      <w:r>
        <w:fldChar w:fldCharType="separate"/>
      </w:r>
      <w:r>
        <w:rPr>
          <w:rStyle w:val="17"/>
          <w:rFonts w:ascii="Arial" w:hAnsi="Arial" w:cs="Arial"/>
          <w:color w:val="auto"/>
          <w:sz w:val="20"/>
          <w:szCs w:val="20"/>
        </w:rPr>
        <w:t>https://doi.org/10.1371/journal.pgen.1007277</w:t>
      </w:r>
      <w:r>
        <w:rPr>
          <w:rStyle w:val="17"/>
          <w:rFonts w:ascii="Arial" w:hAnsi="Arial" w:cs="Arial"/>
          <w:color w:val="auto"/>
          <w:sz w:val="20"/>
          <w:szCs w:val="20"/>
        </w:rPr>
        <w:fldChar w:fldCharType="end"/>
      </w:r>
      <w:r>
        <w:rPr>
          <w:rFonts w:ascii="Arial" w:hAnsi="Arial" w:cs="Arial"/>
          <w:sz w:val="20"/>
          <w:szCs w:val="20"/>
        </w:rPr>
        <w:t>.</w:t>
      </w:r>
    </w:p>
    <w:p w14:paraId="7D813C5A">
      <w:pPr>
        <w:rPr>
          <w:rFonts w:ascii="Arial" w:hAnsi="Arial" w:cs="Arial"/>
          <w:sz w:val="20"/>
          <w:szCs w:val="20"/>
        </w:rPr>
      </w:pPr>
      <w:r>
        <w:rPr>
          <w:rFonts w:ascii="Arial" w:hAnsi="Arial" w:cs="Arial"/>
          <w:sz w:val="20"/>
          <w:szCs w:val="20"/>
        </w:rPr>
        <w:t xml:space="preserve">Yasuda, T., Takizawa, K., Ui, A., Hama, M., Kagawa, W., Sugasawa, K., and Tajima, K. (2021). Human SIRT2 and SIRT3 deacetylases function in DNA homologous recombinational repair. Genes to Cells </w:t>
      </w:r>
      <w:r>
        <w:rPr>
          <w:rFonts w:ascii="Arial" w:hAnsi="Arial" w:cs="Arial"/>
          <w:i/>
          <w:iCs/>
          <w:sz w:val="20"/>
          <w:szCs w:val="20"/>
        </w:rPr>
        <w:t>26</w:t>
      </w:r>
      <w:r>
        <w:rPr>
          <w:rFonts w:ascii="Arial" w:hAnsi="Arial" w:cs="Arial"/>
          <w:sz w:val="20"/>
          <w:szCs w:val="20"/>
        </w:rPr>
        <w:t xml:space="preserve">, 328–335. </w:t>
      </w:r>
      <w:r>
        <w:fldChar w:fldCharType="begin"/>
      </w:r>
      <w:r>
        <w:instrText xml:space="preserve"> HYPERLINK "https://doi.org/10.1111/gtc.12842" </w:instrText>
      </w:r>
      <w:r>
        <w:fldChar w:fldCharType="separate"/>
      </w:r>
      <w:r>
        <w:rPr>
          <w:rStyle w:val="17"/>
          <w:rFonts w:ascii="Arial" w:hAnsi="Arial" w:cs="Arial"/>
          <w:color w:val="auto"/>
          <w:sz w:val="20"/>
          <w:szCs w:val="20"/>
        </w:rPr>
        <w:t>https://doi.org/10.1111/gtc.12842</w:t>
      </w:r>
      <w:r>
        <w:rPr>
          <w:rStyle w:val="17"/>
          <w:rFonts w:ascii="Arial" w:hAnsi="Arial" w:cs="Arial"/>
          <w:color w:val="auto"/>
          <w:sz w:val="20"/>
          <w:szCs w:val="20"/>
        </w:rPr>
        <w:fldChar w:fldCharType="end"/>
      </w:r>
      <w:r>
        <w:rPr>
          <w:rFonts w:ascii="Arial" w:hAnsi="Arial" w:cs="Arial"/>
          <w:sz w:val="20"/>
          <w:szCs w:val="20"/>
        </w:rPr>
        <w:t>.</w:t>
      </w:r>
    </w:p>
    <w:p w14:paraId="61F549B8">
      <w:pPr>
        <w:rPr>
          <w:rFonts w:ascii="Arial" w:hAnsi="Arial" w:cs="Arial"/>
          <w:sz w:val="20"/>
          <w:szCs w:val="20"/>
        </w:rPr>
      </w:pPr>
      <w:r>
        <w:rPr>
          <w:rFonts w:ascii="Arial" w:hAnsi="Arial" w:cs="Arial"/>
          <w:sz w:val="20"/>
          <w:szCs w:val="20"/>
        </w:rPr>
        <w:t xml:space="preserve">Zhai, G., Niu, Z., Jiang, Z., Zhao, F., Wang, S., Chen, C., Zheng, W., Wang, A., Zang, Y., Han, Y., et al. (2024). DPF2 reads histone lactylation to drive transcription and tumorigenesis. Proc. Natl. Acad. Sci. U.S.A. </w:t>
      </w:r>
      <w:r>
        <w:rPr>
          <w:rFonts w:ascii="Arial" w:hAnsi="Arial" w:cs="Arial"/>
          <w:i/>
          <w:iCs/>
          <w:sz w:val="20"/>
          <w:szCs w:val="20"/>
        </w:rPr>
        <w:t>121</w:t>
      </w:r>
      <w:r>
        <w:rPr>
          <w:rFonts w:ascii="Arial" w:hAnsi="Arial" w:cs="Arial"/>
          <w:sz w:val="20"/>
          <w:szCs w:val="20"/>
        </w:rPr>
        <w:t xml:space="preserve">, e2421496121. </w:t>
      </w:r>
      <w:r>
        <w:fldChar w:fldCharType="begin"/>
      </w:r>
      <w:r>
        <w:instrText xml:space="preserve"> HYPERLINK "https://doi.org/10.1073/pnas.2421496121" </w:instrText>
      </w:r>
      <w:r>
        <w:fldChar w:fldCharType="separate"/>
      </w:r>
      <w:r>
        <w:rPr>
          <w:rStyle w:val="17"/>
          <w:rFonts w:ascii="Arial" w:hAnsi="Arial" w:cs="Arial"/>
          <w:color w:val="auto"/>
          <w:sz w:val="20"/>
          <w:szCs w:val="20"/>
        </w:rPr>
        <w:t>https://doi.org/10.1073/pnas.2421496121</w:t>
      </w:r>
      <w:r>
        <w:rPr>
          <w:rStyle w:val="17"/>
          <w:rFonts w:ascii="Arial" w:hAnsi="Arial" w:cs="Arial"/>
          <w:color w:val="auto"/>
          <w:sz w:val="20"/>
          <w:szCs w:val="20"/>
        </w:rPr>
        <w:fldChar w:fldCharType="end"/>
      </w:r>
      <w:r>
        <w:rPr>
          <w:rFonts w:ascii="Arial" w:hAnsi="Arial" w:cs="Arial"/>
          <w:sz w:val="20"/>
          <w:szCs w:val="20"/>
        </w:rPr>
        <w:t>.</w:t>
      </w:r>
    </w:p>
    <w:p w14:paraId="1A1A0FF5">
      <w:pPr>
        <w:rPr>
          <w:rFonts w:ascii="Arial" w:hAnsi="Arial" w:cs="Arial"/>
          <w:sz w:val="20"/>
          <w:szCs w:val="20"/>
        </w:rPr>
      </w:pPr>
      <w:r>
        <w:rPr>
          <w:rFonts w:ascii="Arial" w:hAnsi="Arial" w:cs="Arial"/>
          <w:sz w:val="20"/>
          <w:szCs w:val="20"/>
          <w:lang w:val="fr-FR"/>
        </w:rPr>
        <w:t xml:space="preserve">Zhang, D., Tang, Z., Huang, H., Zhou, G., Cui, C., Weng, Y., Liu, W., Kim, S., Lee, S., Perez-Neut, M., et al. </w:t>
      </w:r>
      <w:r>
        <w:rPr>
          <w:rFonts w:ascii="Arial" w:hAnsi="Arial" w:cs="Arial"/>
          <w:sz w:val="20"/>
          <w:szCs w:val="20"/>
        </w:rPr>
        <w:t xml:space="preserve">(2019). Metabolic regulation of gene expression by histone lactylation. Nature </w:t>
      </w:r>
      <w:r>
        <w:rPr>
          <w:rFonts w:ascii="Arial" w:hAnsi="Arial" w:cs="Arial"/>
          <w:i/>
          <w:iCs/>
          <w:sz w:val="20"/>
          <w:szCs w:val="20"/>
        </w:rPr>
        <w:t>574</w:t>
      </w:r>
      <w:r>
        <w:rPr>
          <w:rFonts w:ascii="Arial" w:hAnsi="Arial" w:cs="Arial"/>
          <w:sz w:val="20"/>
          <w:szCs w:val="20"/>
        </w:rPr>
        <w:t xml:space="preserve">, 575–580. </w:t>
      </w:r>
      <w:r>
        <w:fldChar w:fldCharType="begin"/>
      </w:r>
      <w:r>
        <w:instrText xml:space="preserve"> HYPERLINK "https://doi.org/10.1038/s41586-019-1678-1" </w:instrText>
      </w:r>
      <w:r>
        <w:fldChar w:fldCharType="separate"/>
      </w:r>
      <w:r>
        <w:rPr>
          <w:rStyle w:val="17"/>
          <w:rFonts w:ascii="Arial" w:hAnsi="Arial" w:cs="Arial"/>
          <w:color w:val="auto"/>
          <w:sz w:val="20"/>
          <w:szCs w:val="20"/>
        </w:rPr>
        <w:t>https://doi.org/10.1038/s41586-019-1678-1</w:t>
      </w:r>
      <w:r>
        <w:rPr>
          <w:rStyle w:val="17"/>
          <w:rFonts w:ascii="Arial" w:hAnsi="Arial" w:cs="Arial"/>
          <w:color w:val="auto"/>
          <w:sz w:val="20"/>
          <w:szCs w:val="20"/>
        </w:rPr>
        <w:fldChar w:fldCharType="end"/>
      </w:r>
      <w:r>
        <w:rPr>
          <w:rFonts w:ascii="Arial" w:hAnsi="Arial" w:cs="Arial"/>
          <w:sz w:val="20"/>
          <w:szCs w:val="20"/>
        </w:rPr>
        <w:t>.</w:t>
      </w:r>
    </w:p>
    <w:p w14:paraId="74E2E3FF">
      <w:pPr>
        <w:rPr>
          <w:rFonts w:ascii="Arial" w:hAnsi="Arial" w:cs="Arial"/>
          <w:sz w:val="20"/>
          <w:szCs w:val="20"/>
        </w:rPr>
      </w:pPr>
      <w:r>
        <w:rPr>
          <w:rFonts w:ascii="Arial" w:hAnsi="Arial" w:cs="Arial"/>
          <w:sz w:val="20"/>
          <w:szCs w:val="20"/>
          <w:lang w:val="fr-FR"/>
        </w:rPr>
        <w:t xml:space="preserve">Zhang, F., Zhou, J., Lu, P., Zhang, X., Yang, L., Wu, J., Zhang, L., Zhang, L., Pang, J., Xie, H., et al. </w:t>
      </w:r>
      <w:r>
        <w:rPr>
          <w:rFonts w:ascii="Arial" w:hAnsi="Arial" w:cs="Arial"/>
          <w:sz w:val="20"/>
          <w:szCs w:val="20"/>
        </w:rPr>
        <w:t xml:space="preserve">(2024). Lactylation of histone by BRD4 regulates astrocyte polarization after experimental subarachnoid hemorrhage. J Neuroinflammation </w:t>
      </w:r>
      <w:r>
        <w:rPr>
          <w:rFonts w:ascii="Arial" w:hAnsi="Arial" w:cs="Arial"/>
          <w:i/>
          <w:iCs/>
          <w:sz w:val="20"/>
          <w:szCs w:val="20"/>
        </w:rPr>
        <w:t>21</w:t>
      </w:r>
      <w:r>
        <w:rPr>
          <w:rFonts w:ascii="Arial" w:hAnsi="Arial" w:cs="Arial"/>
          <w:sz w:val="20"/>
          <w:szCs w:val="20"/>
        </w:rPr>
        <w:t xml:space="preserve">, 186. </w:t>
      </w:r>
      <w:r>
        <w:fldChar w:fldCharType="begin"/>
      </w:r>
      <w:r>
        <w:instrText xml:space="preserve"> HYPERLINK "https://doi.org/10.1186/s12974-024-03185-6" </w:instrText>
      </w:r>
      <w:r>
        <w:fldChar w:fldCharType="separate"/>
      </w:r>
      <w:r>
        <w:rPr>
          <w:rStyle w:val="17"/>
          <w:rFonts w:ascii="Arial" w:hAnsi="Arial" w:cs="Arial"/>
          <w:color w:val="auto"/>
          <w:sz w:val="20"/>
          <w:szCs w:val="20"/>
        </w:rPr>
        <w:t>https://doi.org/10.1186/s12974-024-03185-6</w:t>
      </w:r>
      <w:r>
        <w:rPr>
          <w:rStyle w:val="17"/>
          <w:rFonts w:ascii="Arial" w:hAnsi="Arial" w:cs="Arial"/>
          <w:color w:val="auto"/>
          <w:sz w:val="20"/>
          <w:szCs w:val="20"/>
        </w:rPr>
        <w:fldChar w:fldCharType="end"/>
      </w:r>
      <w:r>
        <w:rPr>
          <w:rFonts w:ascii="Arial" w:hAnsi="Arial" w:cs="Arial"/>
          <w:sz w:val="20"/>
          <w:szCs w:val="20"/>
        </w:rPr>
        <w:t>.</w:t>
      </w:r>
    </w:p>
    <w:p w14:paraId="3F519E1B">
      <w:pPr>
        <w:rPr>
          <w:rFonts w:ascii="Arial" w:hAnsi="Arial" w:cs="Arial"/>
          <w:sz w:val="20"/>
          <w:szCs w:val="20"/>
        </w:rPr>
      </w:pPr>
      <w:r>
        <w:rPr>
          <w:rFonts w:ascii="Arial" w:hAnsi="Arial" w:cs="Arial"/>
          <w:sz w:val="20"/>
          <w:szCs w:val="20"/>
        </w:rPr>
        <w:t xml:space="preserve">Zhao, D., Guan, H., Zhao, S., Mi, W., Wen, H., Li, Y., Zhao, Y., Allis, C.D., Shi, X., and Li, H. (2016). YEATS2 is a selective histone crotonylation reader. Cell Res </w:t>
      </w:r>
      <w:r>
        <w:rPr>
          <w:rFonts w:ascii="Arial" w:hAnsi="Arial" w:cs="Arial"/>
          <w:i/>
          <w:iCs/>
          <w:sz w:val="20"/>
          <w:szCs w:val="20"/>
        </w:rPr>
        <w:t>26</w:t>
      </w:r>
      <w:r>
        <w:rPr>
          <w:rFonts w:ascii="Arial" w:hAnsi="Arial" w:cs="Arial"/>
          <w:sz w:val="20"/>
          <w:szCs w:val="20"/>
        </w:rPr>
        <w:t xml:space="preserve">, 629–632. </w:t>
      </w:r>
      <w:r>
        <w:fldChar w:fldCharType="begin"/>
      </w:r>
      <w:r>
        <w:instrText xml:space="preserve"> HYPERLINK "https://doi.org/10.1038/cr.2016.49" </w:instrText>
      </w:r>
      <w:r>
        <w:fldChar w:fldCharType="separate"/>
      </w:r>
      <w:r>
        <w:rPr>
          <w:rStyle w:val="17"/>
          <w:rFonts w:ascii="Arial" w:hAnsi="Arial" w:cs="Arial"/>
          <w:color w:val="auto"/>
          <w:sz w:val="20"/>
          <w:szCs w:val="20"/>
        </w:rPr>
        <w:t>https://doi.org/10.1038/cr.2016.49</w:t>
      </w:r>
      <w:r>
        <w:rPr>
          <w:rStyle w:val="17"/>
          <w:rFonts w:ascii="Arial" w:hAnsi="Arial" w:cs="Arial"/>
          <w:color w:val="auto"/>
          <w:sz w:val="20"/>
          <w:szCs w:val="20"/>
        </w:rPr>
        <w:fldChar w:fldCharType="end"/>
      </w:r>
      <w:r>
        <w:rPr>
          <w:rFonts w:ascii="Arial" w:hAnsi="Arial" w:cs="Arial"/>
          <w:sz w:val="20"/>
          <w:szCs w:val="20"/>
        </w:rPr>
        <w:t>.</w:t>
      </w:r>
    </w:p>
    <w:p w14:paraId="392B3E03">
      <w:pPr>
        <w:rPr>
          <w:rFonts w:ascii="Arial" w:hAnsi="Arial" w:cs="Arial"/>
          <w:sz w:val="20"/>
          <w:szCs w:val="20"/>
        </w:rPr>
      </w:pPr>
      <w:r>
        <w:rPr>
          <w:rFonts w:ascii="Arial" w:hAnsi="Arial" w:cs="Arial"/>
          <w:sz w:val="20"/>
          <w:szCs w:val="20"/>
        </w:rPr>
        <w:t xml:space="preserve">Zhao, Q., Liu, X., Yang, Y., Meng, F., Meng, Z., and Zhu, M. (2026). Keratin 18 functions as a lactyltransferase to trigger necroptosis in diabetic kidney disease by modulating Fas transcription. Exp Mol Med </w:t>
      </w:r>
      <w:r>
        <w:rPr>
          <w:rFonts w:ascii="Arial" w:hAnsi="Arial" w:cs="Arial"/>
          <w:i/>
          <w:iCs/>
          <w:sz w:val="20"/>
          <w:szCs w:val="20"/>
        </w:rPr>
        <w:t>58</w:t>
      </w:r>
      <w:r>
        <w:rPr>
          <w:rFonts w:ascii="Arial" w:hAnsi="Arial" w:cs="Arial"/>
          <w:sz w:val="20"/>
          <w:szCs w:val="20"/>
        </w:rPr>
        <w:t xml:space="preserve">, 2007–2023. </w:t>
      </w:r>
      <w:r>
        <w:fldChar w:fldCharType="begin"/>
      </w:r>
      <w:r>
        <w:instrText xml:space="preserve"> HYPERLINK "https://doi.org/10.1038/s12276-026-01737-9" </w:instrText>
      </w:r>
      <w:r>
        <w:fldChar w:fldCharType="separate"/>
      </w:r>
      <w:r>
        <w:rPr>
          <w:rStyle w:val="17"/>
          <w:rFonts w:ascii="Arial" w:hAnsi="Arial" w:cs="Arial"/>
          <w:color w:val="auto"/>
          <w:sz w:val="20"/>
          <w:szCs w:val="20"/>
        </w:rPr>
        <w:t>https://doi.org/10.1038/s12276-026-01737-9</w:t>
      </w:r>
      <w:r>
        <w:rPr>
          <w:rStyle w:val="17"/>
          <w:rFonts w:ascii="Arial" w:hAnsi="Arial" w:cs="Arial"/>
          <w:color w:val="auto"/>
          <w:sz w:val="20"/>
          <w:szCs w:val="20"/>
        </w:rPr>
        <w:fldChar w:fldCharType="end"/>
      </w:r>
      <w:r>
        <w:rPr>
          <w:rFonts w:ascii="Arial" w:hAnsi="Arial" w:cs="Arial"/>
          <w:sz w:val="20"/>
          <w:szCs w:val="20"/>
        </w:rPr>
        <w:t>.</w:t>
      </w:r>
    </w:p>
    <w:p w14:paraId="4AF6C883">
      <w:pPr>
        <w:rPr>
          <w:rFonts w:ascii="Arial" w:hAnsi="Arial" w:cs="Arial"/>
          <w:sz w:val="20"/>
          <w:szCs w:val="20"/>
        </w:rPr>
      </w:pPr>
      <w:r>
        <w:rPr>
          <w:rFonts w:ascii="Arial" w:hAnsi="Arial" w:cs="Arial"/>
          <w:sz w:val="20"/>
          <w:szCs w:val="20"/>
        </w:rPr>
        <w:t xml:space="preserve">Zhou, F., Xiao, Y., Yang, Q., Ju, W., Xin, X., Wang, Q., Hong, Y., Le, W., and Zhang, J. (2026). SIRT1 mediates KU70 to maintain genomic stability in spermatogonial stem cells via the NHEJ repair pathway. Cell Death Dis </w:t>
      </w:r>
      <w:r>
        <w:rPr>
          <w:rFonts w:ascii="Arial" w:hAnsi="Arial" w:cs="Arial"/>
          <w:i/>
          <w:iCs/>
          <w:sz w:val="20"/>
          <w:szCs w:val="20"/>
        </w:rPr>
        <w:t>17</w:t>
      </w:r>
      <w:r>
        <w:rPr>
          <w:rFonts w:ascii="Arial" w:hAnsi="Arial" w:cs="Arial"/>
          <w:sz w:val="20"/>
          <w:szCs w:val="20"/>
        </w:rPr>
        <w:t xml:space="preserve">, 490. </w:t>
      </w:r>
      <w:r>
        <w:fldChar w:fldCharType="begin"/>
      </w:r>
      <w:r>
        <w:instrText xml:space="preserve"> HYPERLINK "https://doi.org/10.1038/s41419-026-08710-4" </w:instrText>
      </w:r>
      <w:r>
        <w:fldChar w:fldCharType="separate"/>
      </w:r>
      <w:r>
        <w:rPr>
          <w:rStyle w:val="17"/>
          <w:rFonts w:ascii="Arial" w:hAnsi="Arial" w:cs="Arial"/>
          <w:color w:val="auto"/>
          <w:sz w:val="20"/>
          <w:szCs w:val="20"/>
        </w:rPr>
        <w:t>https://doi.org/10.1038/s41419-026-08710-4</w:t>
      </w:r>
      <w:r>
        <w:rPr>
          <w:rStyle w:val="17"/>
          <w:rFonts w:ascii="Arial" w:hAnsi="Arial" w:cs="Arial"/>
          <w:color w:val="auto"/>
          <w:sz w:val="20"/>
          <w:szCs w:val="20"/>
        </w:rPr>
        <w:fldChar w:fldCharType="end"/>
      </w:r>
      <w:r>
        <w:rPr>
          <w:rFonts w:ascii="Arial" w:hAnsi="Arial" w:cs="Arial"/>
          <w:sz w:val="20"/>
          <w:szCs w:val="20"/>
        </w:rPr>
        <w:t>.</w:t>
      </w:r>
    </w:p>
    <w:p w14:paraId="7877381B">
      <w:pPr>
        <w:rPr>
          <w:rFonts w:ascii="Arial" w:hAnsi="Arial" w:cs="Arial"/>
          <w:sz w:val="20"/>
          <w:szCs w:val="20"/>
        </w:rPr>
      </w:pPr>
      <w:r>
        <w:rPr>
          <w:rFonts w:ascii="Arial" w:hAnsi="Arial" w:cs="Arial"/>
          <w:sz w:val="20"/>
          <w:szCs w:val="20"/>
        </w:rPr>
        <w:t>Zhou, J., Qiu, S., Yang, X., Wu, Y., Yao, X., Hu, H., Luo, J., Wijaya, C.S., Ma, L., Long, X., et al. (2025). Hypoxia</w:t>
      </w:r>
      <w:r>
        <w:rPr>
          <w:rFonts w:ascii="Cambria Math" w:hAnsi="Cambria Math" w:cs="Cambria Math"/>
          <w:sz w:val="20"/>
          <w:szCs w:val="20"/>
        </w:rPr>
        <w:t>‐</w:t>
      </w:r>
      <w:r>
        <w:rPr>
          <w:rFonts w:ascii="Arial" w:hAnsi="Arial" w:cs="Arial"/>
          <w:sz w:val="20"/>
          <w:szCs w:val="20"/>
        </w:rPr>
        <w:t xml:space="preserve">Induced PRMT1 Lactylation Drives Vimentin Arginine Asymmetric Dimethylation in Tumor Metastasis. Advanced Science </w:t>
      </w:r>
      <w:r>
        <w:rPr>
          <w:rFonts w:ascii="Arial" w:hAnsi="Arial" w:cs="Arial"/>
          <w:i/>
          <w:iCs/>
          <w:sz w:val="20"/>
          <w:szCs w:val="20"/>
        </w:rPr>
        <w:t>12</w:t>
      </w:r>
      <w:r>
        <w:rPr>
          <w:rFonts w:ascii="Arial" w:hAnsi="Arial" w:cs="Arial"/>
          <w:sz w:val="20"/>
          <w:szCs w:val="20"/>
        </w:rPr>
        <w:t xml:space="preserve">, e09861. </w:t>
      </w:r>
      <w:r>
        <w:fldChar w:fldCharType="begin"/>
      </w:r>
      <w:r>
        <w:instrText xml:space="preserve"> HYPERLINK "https://doi.org/10.1002/advs.202509861" </w:instrText>
      </w:r>
      <w:r>
        <w:fldChar w:fldCharType="separate"/>
      </w:r>
      <w:r>
        <w:rPr>
          <w:rStyle w:val="17"/>
          <w:rFonts w:ascii="Arial" w:hAnsi="Arial" w:cs="Arial"/>
          <w:color w:val="auto"/>
          <w:sz w:val="20"/>
          <w:szCs w:val="20"/>
        </w:rPr>
        <w:t>https://doi.org/10.1002/advs.202509861</w:t>
      </w:r>
      <w:r>
        <w:rPr>
          <w:rStyle w:val="17"/>
          <w:rFonts w:ascii="Arial" w:hAnsi="Arial" w:cs="Arial"/>
          <w:color w:val="auto"/>
          <w:sz w:val="20"/>
          <w:szCs w:val="20"/>
        </w:rPr>
        <w:fldChar w:fldCharType="end"/>
      </w:r>
      <w:r>
        <w:rPr>
          <w:rFonts w:ascii="Arial" w:hAnsi="Arial" w:cs="Arial"/>
          <w:sz w:val="20"/>
          <w:szCs w:val="20"/>
        </w:rPr>
        <w:t>.</w:t>
      </w:r>
    </w:p>
    <w:p w14:paraId="10B060F1">
      <w:pPr>
        <w:rPr>
          <w:rFonts w:ascii="Arial" w:hAnsi="Arial" w:cs="Arial"/>
          <w:sz w:val="20"/>
          <w:szCs w:val="20"/>
        </w:rPr>
      </w:pPr>
      <w:r>
        <w:rPr>
          <w:rFonts w:ascii="Arial" w:hAnsi="Arial" w:cs="Arial"/>
          <w:sz w:val="20"/>
          <w:szCs w:val="20"/>
        </w:rPr>
        <w:t xml:space="preserve">Zhu, R., Ye, X., Lu, X., Xiao, L., Yuan, M., Zhao, H., Guo, D., Meng, Y., Han, H., Luo, S., et al. (2025). ACSS2 acts as a lactyl-CoA synthetase and couples KAT2A to function as a lactyltransferase for histone lactylation and tumor immune evasion. Cell Metabolism </w:t>
      </w:r>
      <w:r>
        <w:rPr>
          <w:rFonts w:ascii="Arial" w:hAnsi="Arial" w:cs="Arial"/>
          <w:i/>
          <w:iCs/>
          <w:sz w:val="20"/>
          <w:szCs w:val="20"/>
        </w:rPr>
        <w:t>37</w:t>
      </w:r>
      <w:r>
        <w:rPr>
          <w:rFonts w:ascii="Arial" w:hAnsi="Arial" w:cs="Arial"/>
          <w:sz w:val="20"/>
          <w:szCs w:val="20"/>
        </w:rPr>
        <w:t xml:space="preserve">, 361-376.e7. </w:t>
      </w:r>
      <w:r>
        <w:fldChar w:fldCharType="begin"/>
      </w:r>
      <w:r>
        <w:instrText xml:space="preserve"> HYPERLINK "https://doi.org/10.1016/j.cmet.2024.10.015" </w:instrText>
      </w:r>
      <w:r>
        <w:fldChar w:fldCharType="separate"/>
      </w:r>
      <w:r>
        <w:rPr>
          <w:rStyle w:val="17"/>
          <w:rFonts w:ascii="Arial" w:hAnsi="Arial" w:cs="Arial"/>
          <w:color w:val="auto"/>
          <w:sz w:val="20"/>
          <w:szCs w:val="20"/>
        </w:rPr>
        <w:t>https://doi.org/10.1016/j.cmet.2024.10.015</w:t>
      </w:r>
      <w:r>
        <w:rPr>
          <w:rStyle w:val="17"/>
          <w:rFonts w:ascii="Arial" w:hAnsi="Arial" w:cs="Arial"/>
          <w:color w:val="auto"/>
          <w:sz w:val="20"/>
          <w:szCs w:val="20"/>
        </w:rPr>
        <w:fldChar w:fldCharType="end"/>
      </w:r>
      <w:r>
        <w:rPr>
          <w:rFonts w:ascii="Arial" w:hAnsi="Arial" w:cs="Arial"/>
          <w:sz w:val="20"/>
          <w:szCs w:val="20"/>
        </w:rPr>
        <w:t>.</w:t>
      </w:r>
    </w:p>
    <w:p w14:paraId="5983BE36">
      <w:pPr>
        <w:rPr>
          <w:rFonts w:ascii="Arial" w:hAnsi="Arial" w:cs="Arial"/>
          <w:sz w:val="20"/>
          <w:szCs w:val="20"/>
        </w:rPr>
      </w:pPr>
      <w:r>
        <w:rPr>
          <w:rFonts w:ascii="Arial" w:hAnsi="Arial" w:cs="Arial"/>
          <w:sz w:val="20"/>
          <w:szCs w:val="20"/>
        </w:rPr>
        <w:t xml:space="preserve">Zhu, Z., Xia, X., Lu, Y., Li, D., He, X., Zhang, B., Xiong, G., Zhang, W., Liang, H., and Zhu, H. (2025). PARK7-driven IGF2BP3–K76 lactylation mediates ferroptosis and HAIC resistance in hepatocellular carcinoma. Redox Biology </w:t>
      </w:r>
      <w:r>
        <w:rPr>
          <w:rFonts w:ascii="Arial" w:hAnsi="Arial" w:cs="Arial"/>
          <w:i/>
          <w:iCs/>
          <w:sz w:val="20"/>
          <w:szCs w:val="20"/>
        </w:rPr>
        <w:t>87</w:t>
      </w:r>
      <w:r>
        <w:rPr>
          <w:rFonts w:ascii="Arial" w:hAnsi="Arial" w:cs="Arial"/>
          <w:sz w:val="20"/>
          <w:szCs w:val="20"/>
        </w:rPr>
        <w:t xml:space="preserve">, 103869. </w:t>
      </w:r>
      <w:r>
        <w:fldChar w:fldCharType="begin"/>
      </w:r>
      <w:r>
        <w:instrText xml:space="preserve"> HYPERLINK "https://doi.org/10.1016/j.redox.2025.103869" </w:instrText>
      </w:r>
      <w:r>
        <w:fldChar w:fldCharType="separate"/>
      </w:r>
      <w:r>
        <w:rPr>
          <w:rStyle w:val="17"/>
          <w:rFonts w:ascii="Arial" w:hAnsi="Arial" w:cs="Arial"/>
          <w:color w:val="auto"/>
          <w:sz w:val="20"/>
          <w:szCs w:val="20"/>
        </w:rPr>
        <w:t>https://doi.org/10.1016/j.redox.2025.103869</w:t>
      </w:r>
      <w:r>
        <w:rPr>
          <w:rStyle w:val="17"/>
          <w:rFonts w:ascii="Arial" w:hAnsi="Arial" w:cs="Arial"/>
          <w:color w:val="auto"/>
          <w:sz w:val="20"/>
          <w:szCs w:val="20"/>
        </w:rPr>
        <w:fldChar w:fldCharType="end"/>
      </w:r>
      <w:r>
        <w:rPr>
          <w:rFonts w:ascii="Arial" w:hAnsi="Arial" w:cs="Arial"/>
          <w:sz w:val="20"/>
          <w:szCs w:val="20"/>
        </w:rPr>
        <w:t>.</w:t>
      </w:r>
    </w:p>
    <w:p w14:paraId="2E251474">
      <w:pPr>
        <w:rPr>
          <w:rFonts w:ascii="Arial" w:hAnsi="Arial" w:cs="Arial"/>
          <w:sz w:val="20"/>
          <w:szCs w:val="20"/>
        </w:rPr>
      </w:pPr>
      <w:r>
        <w:rPr>
          <w:rFonts w:ascii="Arial" w:hAnsi="Arial" w:cs="Arial"/>
          <w:sz w:val="20"/>
          <w:szCs w:val="20"/>
        </w:rPr>
        <w:t xml:space="preserve">Zong, Z., Xie, F., Wang, S., Wu, X., Zhang, Z., Yang, B., and Zhou, F. (2024). Alanyl-tRNA synthetase, AARS1, is a lactate sensor and lactyltransferase that lactylates p53 and contributes to tumorigenesis. Cell </w:t>
      </w:r>
      <w:r>
        <w:rPr>
          <w:rFonts w:ascii="Arial" w:hAnsi="Arial" w:cs="Arial"/>
          <w:i/>
          <w:iCs/>
          <w:sz w:val="20"/>
          <w:szCs w:val="20"/>
        </w:rPr>
        <w:t>187</w:t>
      </w:r>
      <w:r>
        <w:rPr>
          <w:rFonts w:ascii="Arial" w:hAnsi="Arial" w:cs="Arial"/>
          <w:sz w:val="20"/>
          <w:szCs w:val="20"/>
        </w:rPr>
        <w:t xml:space="preserve">, 2375-2392.e33. </w:t>
      </w:r>
      <w:r>
        <w:fldChar w:fldCharType="begin"/>
      </w:r>
      <w:r>
        <w:instrText xml:space="preserve"> HYPERLINK "https://doi.org/10.1016/j.cell.2024.04.002" </w:instrText>
      </w:r>
      <w:r>
        <w:fldChar w:fldCharType="separate"/>
      </w:r>
      <w:r>
        <w:rPr>
          <w:rStyle w:val="17"/>
          <w:rFonts w:ascii="Arial" w:hAnsi="Arial" w:cs="Arial"/>
          <w:color w:val="auto"/>
          <w:sz w:val="20"/>
          <w:szCs w:val="20"/>
        </w:rPr>
        <w:t>https://doi.org/10.1016/j.cell.2024.04.002</w:t>
      </w:r>
      <w:r>
        <w:rPr>
          <w:rStyle w:val="17"/>
          <w:rFonts w:ascii="Arial" w:hAnsi="Arial" w:cs="Arial"/>
          <w:color w:val="auto"/>
          <w:sz w:val="20"/>
          <w:szCs w:val="20"/>
        </w:rPr>
        <w:fldChar w:fldCharType="end"/>
      </w:r>
      <w:r>
        <w:rPr>
          <w:rFonts w:ascii="Arial" w:hAnsi="Arial" w:cs="Arial"/>
          <w:sz w:val="20"/>
          <w:szCs w:val="20"/>
        </w:rPr>
        <w:t>.</w:t>
      </w:r>
    </w:p>
    <w:p w14:paraId="5F8E8320">
      <w:pPr>
        <w:rPr>
          <w:rFonts w:ascii="Arial" w:hAnsi="Arial" w:cs="Arial"/>
          <w:sz w:val="20"/>
          <w:szCs w:val="20"/>
        </w:rPr>
      </w:pPr>
      <w:r>
        <w:rPr>
          <w:rFonts w:ascii="Arial" w:hAnsi="Arial" w:cs="Arial"/>
          <w:sz w:val="20"/>
          <w:szCs w:val="20"/>
        </w:rPr>
        <w:t xml:space="preserve">Zu, H., Li, C., Dai, C., Pan, Y., Ding, C., Sun, H., Zhang, X., Yao, X., Zang, J., and Mo, X. (2022). SIRT2 functions as a histone delactylase and inhibits the proliferation and migration of neuroblastoma cells. Cell Discov </w:t>
      </w:r>
      <w:r>
        <w:rPr>
          <w:rFonts w:ascii="Arial" w:hAnsi="Arial" w:cs="Arial"/>
          <w:i/>
          <w:iCs/>
          <w:sz w:val="20"/>
          <w:szCs w:val="20"/>
        </w:rPr>
        <w:t>8</w:t>
      </w:r>
      <w:r>
        <w:rPr>
          <w:rFonts w:ascii="Arial" w:hAnsi="Arial" w:cs="Arial"/>
          <w:sz w:val="20"/>
          <w:szCs w:val="20"/>
        </w:rPr>
        <w:t xml:space="preserve">, 54. </w:t>
      </w:r>
      <w:r>
        <w:fldChar w:fldCharType="begin"/>
      </w:r>
      <w:r>
        <w:instrText xml:space="preserve"> HYPERLINK "https://doi.org/10.1038/s41421-022-00398-y" </w:instrText>
      </w:r>
      <w:r>
        <w:fldChar w:fldCharType="separate"/>
      </w:r>
      <w:r>
        <w:rPr>
          <w:rStyle w:val="17"/>
          <w:rFonts w:ascii="Arial" w:hAnsi="Arial" w:cs="Arial"/>
          <w:color w:val="auto"/>
          <w:sz w:val="20"/>
          <w:szCs w:val="20"/>
        </w:rPr>
        <w:t>https://doi.org/10.1038/s41421-022-00398-y</w:t>
      </w:r>
      <w:r>
        <w:rPr>
          <w:rStyle w:val="17"/>
          <w:rFonts w:ascii="Arial" w:hAnsi="Arial" w:cs="Arial"/>
          <w:color w:val="auto"/>
          <w:sz w:val="20"/>
          <w:szCs w:val="20"/>
        </w:rPr>
        <w:fldChar w:fldCharType="end"/>
      </w:r>
      <w:r>
        <w:rPr>
          <w:rFonts w:ascii="Arial" w:hAnsi="Arial" w:cs="Arial"/>
          <w:sz w:val="20"/>
          <w:szCs w:val="20"/>
        </w:rPr>
        <w:t>.</w:t>
      </w:r>
    </w:p>
    <w:p w14:paraId="79494C6C">
      <w:pPr>
        <w:rPr>
          <w:rFonts w:ascii="Arial" w:hAnsi="Arial" w:cs="Arial"/>
        </w:rPr>
      </w:pPr>
    </w:p>
    <w:p w14:paraId="0C05B75C">
      <w:pPr>
        <w:rPr>
          <w:rFonts w:ascii="Arial" w:hAnsi="Arial" w:cs="Arial"/>
        </w:rPr>
      </w:pPr>
      <w:r>
        <w:rPr>
          <w:rFonts w:ascii="Arial" w:hAnsi="Arial" w:cs="Arial"/>
          <w:b/>
          <w:bCs/>
        </w:rPr>
        <w:t>Figure 1. The percentage of DDR proteins of whole proteome and lactylome (Kla) in normal/non-tumor tissues, cancer tissues, non-tumor cell lines, and cancer cell lines.</w:t>
      </w:r>
      <w:r>
        <w:rPr>
          <w:rFonts w:ascii="Arial" w:hAnsi="Arial" w:cs="Arial"/>
        </w:rPr>
        <w:t> The percentages were calculated using the number of DDR proteins (within GO term: 0006974) divided by the total number of captured proteins, respectively.</w:t>
      </w:r>
    </w:p>
    <w:p w14:paraId="5257FC18">
      <w:pPr>
        <w:rPr>
          <w:rFonts w:ascii="Arial" w:hAnsi="Arial" w:cs="Arial"/>
        </w:rPr>
      </w:pPr>
      <w:r>
        <w:rPr>
          <w:rFonts w:ascii="Arial" w:hAnsi="Arial" w:cs="Arial"/>
          <w:b/>
          <w:bCs/>
        </w:rPr>
        <w:t>Figure 2. The captured full and lactylated DDR proteins and their belonging DNA repair pathways.</w:t>
      </w:r>
      <w:r>
        <w:rPr>
          <w:rFonts w:ascii="Arial" w:hAnsi="Arial" w:cs="Arial"/>
        </w:rPr>
        <w:t> (a) Venn diagram of DDR proteome of tumor tissues (orange), non-tumor tissues (blue), cancer cell lines (magenta), and normal cell lines (cyan), respectively. (b) Same as (a) but for the lactylated DDR proteins at lysine sites, or DDR lactylome. (c) The lactylated DDR proteins of tumor tissues (178 proteins) and non-tumor tissues (183 proteins) grouped into seven pathways including BER, NER, MMR, FA, HR, NHEJ, and A-EJ, respectively, in which the colored bars represent positive factors, the black bars represent negative regulators, and the grey areas indicate proteins not belonging to the designated pathway. (d) The relative proportion of DDR proteins in each pathway in tumor tissues, in which color bars and black bars indicate positive and negative regulators, respectively. (e) Same as (d) but for non-tumor tissues.</w:t>
      </w:r>
    </w:p>
    <w:p w14:paraId="146EFCFD">
      <w:pPr>
        <w:rPr>
          <w:rFonts w:ascii="Arial" w:hAnsi="Arial" w:cs="Arial"/>
        </w:rPr>
      </w:pPr>
      <w:r>
        <w:rPr>
          <w:rFonts w:ascii="Arial" w:hAnsi="Arial" w:cs="Arial"/>
          <w:b/>
          <w:bCs/>
        </w:rPr>
        <w:t>Figure 3. The expression and lactylated levels of lactylation writers, erasers, and readers.</w:t>
      </w:r>
      <w:r>
        <w:rPr>
          <w:rFonts w:ascii="Arial" w:hAnsi="Arial" w:cs="Arial"/>
        </w:rPr>
        <w:t> (a) The expression levels of lactylation writers, erasers, and readers in reference unenriched, typical proteomes of indicated tissues and cell lines. (b) Same as (a) but for the lactylome, showing the lactylation enzymes themselves being lactylated.</w:t>
      </w:r>
    </w:p>
    <w:p w14:paraId="00EC2857">
      <w:pPr>
        <w:rPr>
          <w:rFonts w:ascii="Arial" w:hAnsi="Arial" w:cs="Arial"/>
        </w:rPr>
      </w:pPr>
      <w:r>
        <w:rPr>
          <w:rFonts w:ascii="Arial" w:hAnsi="Arial" w:cs="Arial"/>
          <w:b/>
          <w:bCs/>
        </w:rPr>
        <w:t>Figure S1. The whole proteome and lactylome.</w:t>
      </w:r>
      <w:r>
        <w:rPr>
          <w:rFonts w:ascii="Arial" w:hAnsi="Arial" w:cs="Arial"/>
        </w:rPr>
        <w:t> (a) Venn diagram of combined proteins in four groups including tumor tissues (orange), non-tumor tissues (blue), cancer cell lines (magenta), and normal cell lines (cyan). (b) Same as (a) but for the lactylated proteins, or lactylome.</w:t>
      </w:r>
    </w:p>
    <w:p w14:paraId="7ED44E72">
      <w:pPr>
        <w:rPr>
          <w:rFonts w:ascii="Arial" w:hAnsi="Arial" w:cs="Arial"/>
        </w:rPr>
      </w:pPr>
      <w:r>
        <w:rPr>
          <w:rFonts w:ascii="Arial" w:hAnsi="Arial" w:cs="Arial"/>
          <w:b/>
          <w:bCs/>
        </w:rPr>
        <w:t>Figure S2. The lactylated DNA damage repair pathways in cancer and normal cell lines.</w:t>
      </w:r>
      <w:r>
        <w:rPr>
          <w:rFonts w:ascii="Arial" w:hAnsi="Arial" w:cs="Arial"/>
        </w:rPr>
        <w:t> (a) The lactylated DDR proteins of cancer cell lines (381 proteins) and normal cell lines (292 proteins) grouped into seven pathways including BER, NER, MMR, FA, HR, NHEJ, and A-EJ, respectively, in which the colored and black bars indicate positive and negative regulators, respectively, while the grey areas indicate proteins not belonging to the designated pathway. (b) The summary of DDR proteins in each pathway in cancer cell lines; the proportions were obtained using the number of proteins in each category divided by the total number of DDR proteins. (c) Same as (b) but for normal cell lines.</w:t>
      </w:r>
    </w:p>
    <w:p w14:paraId="31D25823">
      <w:pPr>
        <w:rPr>
          <w:rFonts w:ascii="Arial" w:hAnsi="Arial" w:cs="Arial"/>
        </w:rPr>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0000000000000000000"/>
    <w:charset w:val="00"/>
    <w:family w:val="swiss"/>
    <w:pitch w:val="default"/>
    <w:sig w:usb0="00000000" w:usb1="00000000" w:usb2="00000000" w:usb3="00000000" w:csb0="0000019F"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Helvetica Neue"/>
    <w:panose1 w:val="00000000000000000000"/>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ambria Math">
    <w:altName w:val="Kingsoft Math"/>
    <w:panose1 w:val="02040503050406030204"/>
    <w:charset w:val="00"/>
    <w:family w:val="roman"/>
    <w:pitch w:val="default"/>
    <w:sig w:usb0="00000000" w:usb1="00000000" w:usb2="02000000" w:usb3="00000000" w:csb0="0000019F"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等线">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冬青黑体简体中文">
    <w:panose1 w:val="020B0300000000000000"/>
    <w:charset w:val="86"/>
    <w:family w:val="auto"/>
    <w:pitch w:val="default"/>
    <w:sig w:usb0="A00002BF" w:usb1="1ACF7CFA" w:usb2="00000016" w:usb3="00000000" w:csb0="00060007"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Jinglong Wang">
    <w15:presenceInfo w15:providerId="Windows Live" w15:userId="4dfdb3da168c6fb6"/>
  </w15:person>
  <w15:person w15:author="gzy">
    <w15:presenceInfo w15:providerId="None" w15:userId="gz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trackRevision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0685"/>
    <w:rsid w:val="0004226B"/>
    <w:rsid w:val="00050757"/>
    <w:rsid w:val="00055503"/>
    <w:rsid w:val="00080E70"/>
    <w:rsid w:val="00090577"/>
    <w:rsid w:val="00096FE4"/>
    <w:rsid w:val="000A25E9"/>
    <w:rsid w:val="000B263B"/>
    <w:rsid w:val="000D3F4D"/>
    <w:rsid w:val="000D5E8F"/>
    <w:rsid w:val="000E181B"/>
    <w:rsid w:val="000E5A65"/>
    <w:rsid w:val="000F13F3"/>
    <w:rsid w:val="000F514F"/>
    <w:rsid w:val="001238B2"/>
    <w:rsid w:val="00124717"/>
    <w:rsid w:val="00124B27"/>
    <w:rsid w:val="00160459"/>
    <w:rsid w:val="00174E3E"/>
    <w:rsid w:val="0018670F"/>
    <w:rsid w:val="001B597C"/>
    <w:rsid w:val="001C260E"/>
    <w:rsid w:val="001D31D6"/>
    <w:rsid w:val="00201F64"/>
    <w:rsid w:val="002411E2"/>
    <w:rsid w:val="00244115"/>
    <w:rsid w:val="002725D6"/>
    <w:rsid w:val="002B3E6D"/>
    <w:rsid w:val="002C70B7"/>
    <w:rsid w:val="002D3EA7"/>
    <w:rsid w:val="003217F4"/>
    <w:rsid w:val="00364179"/>
    <w:rsid w:val="003651B7"/>
    <w:rsid w:val="00366162"/>
    <w:rsid w:val="00373EBD"/>
    <w:rsid w:val="0037741B"/>
    <w:rsid w:val="00380D56"/>
    <w:rsid w:val="003854A2"/>
    <w:rsid w:val="00394D53"/>
    <w:rsid w:val="004442B4"/>
    <w:rsid w:val="0047572B"/>
    <w:rsid w:val="00480D3E"/>
    <w:rsid w:val="0049092A"/>
    <w:rsid w:val="0049193C"/>
    <w:rsid w:val="00492BA9"/>
    <w:rsid w:val="004C680D"/>
    <w:rsid w:val="004D1ED9"/>
    <w:rsid w:val="004E29D3"/>
    <w:rsid w:val="004E636C"/>
    <w:rsid w:val="005067A4"/>
    <w:rsid w:val="0051482C"/>
    <w:rsid w:val="00537A1E"/>
    <w:rsid w:val="00544BE1"/>
    <w:rsid w:val="00595121"/>
    <w:rsid w:val="00597942"/>
    <w:rsid w:val="005A4BF2"/>
    <w:rsid w:val="005C1FEF"/>
    <w:rsid w:val="005E72BC"/>
    <w:rsid w:val="00655A22"/>
    <w:rsid w:val="00667832"/>
    <w:rsid w:val="00677C20"/>
    <w:rsid w:val="00695299"/>
    <w:rsid w:val="006A78E1"/>
    <w:rsid w:val="006E6E49"/>
    <w:rsid w:val="006E7282"/>
    <w:rsid w:val="006F22DF"/>
    <w:rsid w:val="00701986"/>
    <w:rsid w:val="00735EB0"/>
    <w:rsid w:val="00756B6E"/>
    <w:rsid w:val="00763584"/>
    <w:rsid w:val="00797EF3"/>
    <w:rsid w:val="007A240E"/>
    <w:rsid w:val="007A25E7"/>
    <w:rsid w:val="007C67B7"/>
    <w:rsid w:val="007D5BD1"/>
    <w:rsid w:val="007F094B"/>
    <w:rsid w:val="007F3F3E"/>
    <w:rsid w:val="00824075"/>
    <w:rsid w:val="00832779"/>
    <w:rsid w:val="00834DF7"/>
    <w:rsid w:val="00836B6C"/>
    <w:rsid w:val="00854BF3"/>
    <w:rsid w:val="0085633F"/>
    <w:rsid w:val="008755F9"/>
    <w:rsid w:val="008957E9"/>
    <w:rsid w:val="008A55CF"/>
    <w:rsid w:val="008B763C"/>
    <w:rsid w:val="008D6E78"/>
    <w:rsid w:val="008D7F8A"/>
    <w:rsid w:val="008E36ED"/>
    <w:rsid w:val="008E59E1"/>
    <w:rsid w:val="008F7C24"/>
    <w:rsid w:val="009049BE"/>
    <w:rsid w:val="009157D5"/>
    <w:rsid w:val="0093463D"/>
    <w:rsid w:val="00954803"/>
    <w:rsid w:val="00960A01"/>
    <w:rsid w:val="009B4C52"/>
    <w:rsid w:val="00A45D83"/>
    <w:rsid w:val="00A465B0"/>
    <w:rsid w:val="00A677CD"/>
    <w:rsid w:val="00A87C2C"/>
    <w:rsid w:val="00A972D0"/>
    <w:rsid w:val="00AA57DC"/>
    <w:rsid w:val="00AC6AB8"/>
    <w:rsid w:val="00AE318A"/>
    <w:rsid w:val="00AE41D0"/>
    <w:rsid w:val="00AF0685"/>
    <w:rsid w:val="00B02245"/>
    <w:rsid w:val="00B27236"/>
    <w:rsid w:val="00B84170"/>
    <w:rsid w:val="00BB2DBB"/>
    <w:rsid w:val="00BE3885"/>
    <w:rsid w:val="00C15EA2"/>
    <w:rsid w:val="00C65D07"/>
    <w:rsid w:val="00C91E90"/>
    <w:rsid w:val="00CB02A7"/>
    <w:rsid w:val="00CB1A02"/>
    <w:rsid w:val="00CD5B2D"/>
    <w:rsid w:val="00D11DDA"/>
    <w:rsid w:val="00D220EA"/>
    <w:rsid w:val="00D31A00"/>
    <w:rsid w:val="00D72B1B"/>
    <w:rsid w:val="00D85262"/>
    <w:rsid w:val="00D95F4D"/>
    <w:rsid w:val="00DA0A64"/>
    <w:rsid w:val="00DE1F4F"/>
    <w:rsid w:val="00E0474E"/>
    <w:rsid w:val="00E05808"/>
    <w:rsid w:val="00E273AE"/>
    <w:rsid w:val="00E771FF"/>
    <w:rsid w:val="00E928B2"/>
    <w:rsid w:val="00EC2F9D"/>
    <w:rsid w:val="00ED02EE"/>
    <w:rsid w:val="00EF256F"/>
    <w:rsid w:val="00F14D22"/>
    <w:rsid w:val="00F24349"/>
    <w:rsid w:val="00F42A0F"/>
    <w:rsid w:val="00F75420"/>
    <w:rsid w:val="00F8235E"/>
    <w:rsid w:val="00F83F10"/>
    <w:rsid w:val="00FB0661"/>
    <w:rsid w:val="00FC098E"/>
    <w:rsid w:val="00FC3286"/>
    <w:rsid w:val="00FD369C"/>
    <w:rsid w:val="00FF32D6"/>
    <w:rsid w:val="7F256592"/>
    <w:rsid w:val="7FDB1AE0"/>
    <w:rsid w:val="CBB468DE"/>
    <w:rsid w:val="D67F30AC"/>
    <w:rsid w:val="ECA73648"/>
    <w:rsid w:val="FFAE8D86"/>
    <w:rsid w:val="FFCA79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7"/>
    <w:unhideWhenUsed/>
    <w:uiPriority w:val="99"/>
    <w:pPr>
      <w:tabs>
        <w:tab w:val="center" w:pos="4680"/>
        <w:tab w:val="right" w:pos="9360"/>
      </w:tabs>
      <w:spacing w:after="0" w:line="240" w:lineRule="auto"/>
    </w:pPr>
  </w:style>
  <w:style w:type="paragraph" w:styleId="12">
    <w:name w:val="header"/>
    <w:basedOn w:val="1"/>
    <w:link w:val="36"/>
    <w:unhideWhenUsed/>
    <w:uiPriority w:val="99"/>
    <w:pPr>
      <w:tabs>
        <w:tab w:val="center" w:pos="4680"/>
        <w:tab w:val="right" w:pos="9360"/>
      </w:tabs>
      <w:spacing w:after="0" w:line="240" w:lineRule="auto"/>
    </w:pPr>
  </w:style>
  <w:style w:type="paragraph" w:styleId="13">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styleId="17">
    <w:name w:val="Hyperlink"/>
    <w:basedOn w:val="16"/>
    <w:unhideWhenUsed/>
    <w:uiPriority w:val="99"/>
    <w:rPr>
      <w:color w:val="467886" w:themeColor="hyperlink"/>
      <w:u w:val="single"/>
      <w14:textFill>
        <w14:solidFill>
          <w14:schemeClr w14:val="hlink"/>
        </w14:solidFill>
      </w14:textFill>
    </w:rPr>
  </w:style>
  <w:style w:type="character" w:customStyle="1" w:styleId="18">
    <w:name w:val="Heading 1 Char"/>
    <w:basedOn w:val="16"/>
    <w:link w:val="2"/>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6"/>
    <w:link w:val="3"/>
    <w:semiHidden/>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6"/>
    <w:link w:val="4"/>
    <w:semiHidden/>
    <w:uiPriority w:val="9"/>
    <w:rPr>
      <w:rFonts w:eastAsiaTheme="majorEastAsia" w:cstheme="majorBidi"/>
      <w:color w:val="104862" w:themeColor="accent1" w:themeShade="BF"/>
      <w:sz w:val="28"/>
      <w:szCs w:val="28"/>
    </w:rPr>
  </w:style>
  <w:style w:type="character" w:customStyle="1" w:styleId="21">
    <w:name w:val="Heading 4 Char"/>
    <w:basedOn w:val="16"/>
    <w:link w:val="5"/>
    <w:semiHidden/>
    <w:uiPriority w:val="9"/>
    <w:rPr>
      <w:rFonts w:eastAsiaTheme="majorEastAsia" w:cstheme="majorBidi"/>
      <w:i/>
      <w:iCs/>
      <w:color w:val="104862" w:themeColor="accent1" w:themeShade="BF"/>
    </w:rPr>
  </w:style>
  <w:style w:type="character" w:customStyle="1" w:styleId="22">
    <w:name w:val="Heading 5 Char"/>
    <w:basedOn w:val="16"/>
    <w:link w:val="6"/>
    <w:semiHidden/>
    <w:uiPriority w:val="9"/>
    <w:rPr>
      <w:rFonts w:eastAsiaTheme="majorEastAsia" w:cstheme="majorBidi"/>
      <w:color w:val="104862" w:themeColor="accent1" w:themeShade="BF"/>
    </w:rPr>
  </w:style>
  <w:style w:type="character" w:customStyle="1" w:styleId="23">
    <w:name w:val="Heading 6 Char"/>
    <w:basedOn w:val="16"/>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6"/>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6"/>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6"/>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6"/>
    <w:link w:val="14"/>
    <w:uiPriority w:val="10"/>
    <w:rPr>
      <w:rFonts w:asciiTheme="majorHAnsi" w:hAnsiTheme="majorHAnsi" w:eastAsiaTheme="majorEastAsia" w:cstheme="majorBidi"/>
      <w:spacing w:val="-10"/>
      <w:kern w:val="28"/>
      <w:sz w:val="56"/>
      <w:szCs w:val="56"/>
    </w:rPr>
  </w:style>
  <w:style w:type="character" w:customStyle="1" w:styleId="28">
    <w:name w:val="Subtitle Char"/>
    <w:basedOn w:val="16"/>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6"/>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1"/>
    <w:basedOn w:val="16"/>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6"/>
    <w:link w:val="33"/>
    <w:uiPriority w:val="30"/>
    <w:rPr>
      <w:i/>
      <w:iCs/>
      <w:color w:val="104862" w:themeColor="accent1" w:themeShade="BF"/>
    </w:rPr>
  </w:style>
  <w:style w:type="character" w:customStyle="1" w:styleId="35">
    <w:name w:val="Intense Reference1"/>
    <w:basedOn w:val="16"/>
    <w:qFormat/>
    <w:uiPriority w:val="32"/>
    <w:rPr>
      <w:b/>
      <w:bCs/>
      <w:smallCaps/>
      <w:color w:val="104862" w:themeColor="accent1" w:themeShade="BF"/>
      <w:spacing w:val="5"/>
    </w:rPr>
  </w:style>
  <w:style w:type="character" w:customStyle="1" w:styleId="36">
    <w:name w:val="Header Char"/>
    <w:basedOn w:val="16"/>
    <w:link w:val="12"/>
    <w:uiPriority w:val="99"/>
  </w:style>
  <w:style w:type="character" w:customStyle="1" w:styleId="37">
    <w:name w:val="Footer Char"/>
    <w:basedOn w:val="16"/>
    <w:link w:val="11"/>
    <w:uiPriority w:val="99"/>
  </w:style>
  <w:style w:type="character" w:customStyle="1" w:styleId="38">
    <w:name w:val="Unresolved Mention1"/>
    <w:basedOn w:val="16"/>
    <w:semiHidden/>
    <w:unhideWhenUsed/>
    <w:uiPriority w:val="99"/>
    <w:rPr>
      <w:color w:val="605E5C"/>
      <w:shd w:val="clear" w:color="auto" w:fill="E1DFDD"/>
    </w:rPr>
  </w:style>
  <w:style w:type="paragraph" w:customStyle="1" w:styleId="39">
    <w:name w:val="Revision1"/>
    <w:hidden/>
    <w:unhideWhenUsed/>
    <w:uiPriority w:val="99"/>
    <w:rPr>
      <w:rFonts w:asciiTheme="minorHAnsi" w:hAnsiTheme="minorHAnsi" w:eastAsiaTheme="minorEastAsia" w:cstheme="minorBidi"/>
      <w:kern w:val="2"/>
      <w:sz w:val="24"/>
      <w:szCs w:val="24"/>
      <w:lang w:val="en-US" w:eastAsia="zh-CN" w:bidi="ar-SA"/>
      <w14:ligatures w14:val="standardContextual"/>
    </w:rPr>
  </w:style>
  <w:style w:type="paragraph" w:customStyle="1" w:styleId="40">
    <w:name w:val="Revision"/>
    <w:hidden/>
    <w:unhideWhenUsed/>
    <w:uiPriority w:val="99"/>
    <w:rPr>
      <w:rFonts w:asciiTheme="minorHAnsi" w:hAnsiTheme="minorHAnsi" w:eastAsiaTheme="minorEastAsia" w:cstheme="minorBidi"/>
      <w:kern w:val="2"/>
      <w:sz w:val="24"/>
      <w:szCs w:val="24"/>
      <w:lang w:val="en-US" w:eastAsia="zh-CN" w:bidi="ar-SA"/>
      <w14:ligatures w14:val="standardContextual"/>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Version="6" StyleName="APA"/>
</file>

<file path=customXml/itemProps1.xml><?xml version="1.0" encoding="utf-8"?>
<ds:datastoreItem xmlns:ds="http://schemas.openxmlformats.org/officeDocument/2006/customXml" ds:itemID="{E882CB85-D5D0-423D-8FE3-AC150D4D690D}">
  <ds:schemaRefs/>
</ds:datastoreItem>
</file>

<file path=docProps/app.xml><?xml version="1.0" encoding="utf-8"?>
<Properties xmlns="http://schemas.openxmlformats.org/officeDocument/2006/extended-properties" xmlns:vt="http://schemas.openxmlformats.org/officeDocument/2006/docPropsVTypes">
  <Template>Normal</Template>
  <Pages>23</Pages>
  <Words>10730</Words>
  <Characters>61163</Characters>
  <Lines>509</Lines>
  <Paragraphs>143</Paragraphs>
  <TotalTime>2277</TotalTime>
  <ScaleCrop>false</ScaleCrop>
  <LinksUpToDate>false</LinksUpToDate>
  <CharactersWithSpaces>71750</CharactersWithSpaces>
  <Application>WPS Office_12.1.23141.23141_F1E327BC-269C-435d-A152-05C5408002CA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2026-08-20T07:25:00Z</dcterms:created>
  <dc:creator>Jinglong Wang</dc:creator>
  <cp:lastModifiedBy>gzy</cp:lastModifiedBy>
  <dcterms:modified xsi:type="dcterms:W3CDTF">2026-09-05T13:06:15Z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2052-12.1.23141.23141</vt:lpwstr>
  </property>
  <property fmtid="{D5CDD505-2E9C-101B-9397-08002B2CF9AE}" pid="3" name="ICV">
    <vt:lpwstr>5536DA378C797AA92A6D856AF84D3A69_43</vt:lpwstr>
  </property>
</Properties>
</file>